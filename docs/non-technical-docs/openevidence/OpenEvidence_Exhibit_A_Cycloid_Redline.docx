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F4E79"/>
          <w:sz w:val="32"/>
        </w:rPr>
        <w:t>EXHIBIT A</w:t>
        <w:br/>
        <w:t>INFORMATION SECURITY MEASURES</w:t>
      </w:r>
    </w:p>
    <w:p>
      <w:pPr>
        <w:spacing w:after="200"/>
        <w:jc w:val="center"/>
      </w:pPr>
      <w:r>
        <w:rPr>
          <w:b/>
          <w:sz w:val="22"/>
        </w:rPr>
        <w:t>Customer-Proposed Replacement Draft</w:t>
      </w:r>
    </w:p>
    <w:p>
      <w:pPr>
        <w:spacing w:after="120" w:line="252" w:lineRule="auto"/>
      </w:pPr>
      <w:r>
        <w:t>to the Pilot Order Form dated April 27, 2026, between TwoArcanists Corp d/b/a Arcanist ("Provider" or "Arcanist") and OpenEvidence, Inc. ("Customer"), governed by the Arcanist Commercial Terms of Service.</w:t>
      </w:r>
    </w:p>
    <w:p>
      <w:pPr>
        <w:spacing w:after="120" w:line="252" w:lineRule="auto"/>
      </w:pPr>
      <w:r>
        <w:t>Effective Date: April 27, 2026</w:t>
      </w:r>
    </w:p>
    <w:p>
      <w:pPr>
        <w:spacing w:after="120" w:line="252" w:lineRule="auto"/>
      </w:pPr>
      <w:r>
        <w:t>Drafting note: This draft is intended to state the safeguards Customer would ideally require before Provider or its agents receive access to Customer repositories, source code, development systems, model inputs or outputs, session transcripts, artifacts, credentials, or other Customer Content. Bracketed items should be completed by Provider before execution.</w:t>
      </w:r>
    </w:p>
    <w:p>
      <w:pPr>
        <w:spacing w:after="120" w:line="252" w:lineRule="auto"/>
      </w:pPr>
      <w:r>
        <w:t>This Exhibit A (this "Exhibit") is attached to and forms part of (i) the Pilot Order Form dated April 27, 2026 (the "Order Form") between Provider and Customer, and (ii) the Arcanist Commercial Terms of Service governing the Order Form (the "Terms"). This Exhibit describes the minimum technical, administrative, organizational, and operational security measures Provider shall maintain in connection with the Services. Capitalized terms used but not otherwise defined in this Exhibit have the meanings given to them in the Terms. In the event of a conflict between this Exhibit and the body of the Terms or the Order Form with respect to security measures, the provision providing greater protection to Customer Content shall control; provided that the Business Associate Subcontractor Agreement referenced in the Order Form remains controlling with respect to PHI to the extent it imposes more protective obligations.</w:t>
      </w:r>
    </w:p>
    <w:p>
      <w:pPr>
        <w:pStyle w:val="Heading1"/>
        <w:spacing w:after="120" w:line="252" w:lineRule="auto"/>
      </w:pPr>
      <w:r>
        <w:t>Definitions</w:t>
      </w:r>
    </w:p>
    <w:p>
      <w:pPr>
        <w:spacing w:after="60" w:line="252" w:lineRule="auto"/>
      </w:pPr>
      <w:r>
        <w:rPr>
          <w:b/>
        </w:rPr>
        <w:t xml:space="preserve">"Administrative Access" </w:t>
      </w:r>
      <w:r>
        <w:t>means any access to production systems, cloud consoles, source-control integrations, secrets, logs, databases, control-plane systems, customer support tooling, or Subprocessor administration interfaces that can access, modify, export, decrypt, or delete Customer Content or security controls.</w:t>
      </w:r>
    </w:p>
    <w:p>
      <w:pPr>
        <w:spacing w:after="60" w:line="252" w:lineRule="auto"/>
      </w:pPr>
      <w:r>
        <w:rPr>
          <w:b/>
        </w:rPr>
        <w:t xml:space="preserve">"Agent" </w:t>
      </w:r>
      <w:r>
        <w:t>means any human-directed, automated, or semi-automated GenAI, coding, orchestration, evaluation, routing, or task-execution component used by Provider to process Customer Content or act on Customer systems.</w:t>
      </w:r>
    </w:p>
    <w:p>
      <w:pPr>
        <w:spacing w:after="60" w:line="252" w:lineRule="auto"/>
      </w:pPr>
      <w:r>
        <w:rPr>
          <w:b/>
        </w:rPr>
        <w:t xml:space="preserve">"Customer Content" </w:t>
      </w:r>
      <w:r>
        <w:t>means all Customer Data, Customer source code, repository content, repository metadata, prompts, Inputs, Outputs, model inputs and outputs, transcripts, artifacts, diffs, generated code, command output, logs containing Customer information, credentials, environment variables, configuration, issue or pull-request content, PHI, and any derivative or copy of the foregoing.</w:t>
      </w:r>
    </w:p>
    <w:p>
      <w:pPr>
        <w:spacing w:after="60" w:line="252" w:lineRule="auto"/>
      </w:pPr>
      <w:r>
        <w:rPr>
          <w:b/>
        </w:rPr>
        <w:t xml:space="preserve">"GitHub App" </w:t>
      </w:r>
      <w:r>
        <w:t>means any GitHub App, OAuth App, fine-grained token, installation token, user access token, webhook, or other GitHub integration used by Provider to access Customer repositories or GitHub organization resources.</w:t>
      </w:r>
    </w:p>
    <w:p>
      <w:pPr>
        <w:spacing w:after="60" w:line="252" w:lineRule="auto"/>
      </w:pPr>
      <w:r>
        <w:rPr>
          <w:b/>
        </w:rPr>
        <w:t xml:space="preserve">"Privileged Access" </w:t>
      </w:r>
      <w:r>
        <w:t>means Administrative Access and any Provider personnel or Subprocessor access to Customer Content.</w:t>
      </w:r>
    </w:p>
    <w:p>
      <w:pPr>
        <w:spacing w:after="60" w:line="252" w:lineRule="auto"/>
      </w:pPr>
      <w:r>
        <w:rPr>
          <w:b/>
        </w:rPr>
        <w:t xml:space="preserve">"Security Incident" </w:t>
      </w:r>
      <w:r>
        <w:t>means any actual or reasonably suspected unauthorized access to, acquisition of, disclosure of, alteration of, loss of, destruction of, or compromise of Customer Content, credentials, GitHub tokens, model inputs or outputs, Session transcripts, artifacts, Provider systems used to process Customer Content, or Subprocessor systems used to process Customer Content.</w:t>
      </w:r>
    </w:p>
    <w:p>
      <w:pPr>
        <w:spacing w:after="60" w:line="252" w:lineRule="auto"/>
      </w:pPr>
      <w:r>
        <w:rPr>
          <w:b/>
        </w:rPr>
        <w:t xml:space="preserve">"Session" </w:t>
      </w:r>
      <w:r>
        <w:t>means a discrete instance of the Services in which Provider provisions a sandbox or execution environment and executes Inputs, code, tools, commands, or Agent actions on behalf of Customer or its End Users.</w:t>
      </w:r>
    </w:p>
    <w:p>
      <w:pPr>
        <w:spacing w:after="60" w:line="252" w:lineRule="auto"/>
      </w:pPr>
      <w:r>
        <w:rPr>
          <w:b/>
        </w:rPr>
        <w:t xml:space="preserve">"Subprocessor" </w:t>
      </w:r>
      <w:r>
        <w:t>means any third party, affiliate, infrastructure provider, model provider, contractor, platform, or service that processes, stores, transmits, can access, or provides systems that can access Customer Content.</w:t>
      </w:r>
    </w:p>
    <w:p>
      <w:pPr>
        <w:pStyle w:val="Heading1"/>
        <w:spacing w:after="120" w:line="252" w:lineRule="auto"/>
      </w:pPr>
      <w:r>
        <w:t>1. Scope, Control Objectives, and No Degradation</w:t>
      </w:r>
    </w:p>
    <w:p>
      <w:pPr>
        <w:spacing w:after="120" w:line="252" w:lineRule="auto"/>
      </w:pPr>
      <w:r>
        <w:t>1.1 Scope. These measures apply to the Services, Provider systems, Provider personnel, Agents, GitHub App, cloud/IaaS/PaaS environments, logs, monitoring systems, support tools, model-provider routing, connected services, Subprocessors, and all other systems that process or can access Customer Content.</w:t>
      </w:r>
    </w:p>
    <w:p>
      <w:pPr>
        <w:spacing w:after="120" w:line="252" w:lineRule="auto"/>
      </w:pPr>
      <w:del w:id="1000" w:author="Arcanist" w:date="2026-05-22T00:00:00Z">
        <w:r>
          <w:delText>1.2 Minimum Standard. Provider shall implement and maintain controls that are no less protective than those described in this Exhibit and consistent with industry-standard security practices for SaaS services handling confidential source code, PHI, and high-value intellectual property.</w:delText>
        </w:r>
      </w:del>
      <w:ins w:id="1001" w:author="Arcanist" w:date="2026-05-22T00:00:00Z">
        <w:r>
          <w:t xml:space="preserve">Provider shall implement and maintain controls that are no less protective than those described in this Exhibit and consistent with industry-standard security practices for SaaS services handling confidential source code and high-value intellectual property, and, where Provider processes PHI pursuant to Section 14, PHI.</w:t>
        </w:r>
      </w:ins>
    </w:p>
    <w:p>
      <w:pPr>
        <w:spacing w:after="120" w:line="252" w:lineRule="auto"/>
      </w:pPr>
      <w:del w:id="1002" w:author="Arcanist" w:date="2026-05-22T00:00:00Z">
        <w:r>
          <w:delText>1.3 No Material Weakening. Provider shall not materially reduce, bypass, or disable any control described in this Exhibit without Customer prior written approval. Provider shall notify Customer at least thirty (30) days before any material change to architecture, hosting, model providers, GitHub App permissions, Subprocessors, data retention, logging, encryption, privileged-access controls, or egress controls that affects Customer Content.</w:delText>
        </w:r>
      </w:del>
      <w:ins w:id="1003" w:author="Arcanist" w:date="2026-05-22T00:00:00Z">
        <w:r>
          <w:t xml:space="preserve">Provider shall not materially reduce or disable any control described in this Exhibit in a manner that materially weakens protection of Customer Content. For changes adding new Subprocessors with access to Customer Content, Provider shall provide Customer with at least thirty (30) days advance notice. For other material changes to architecture, hosting, model providers, GitHub App permissions, data retention, logging, encryption, privileged-access controls, or egress controls that affect Customer Content, Provider shall provide reasonable advance notice or, where the change is driven by security, regulatory, or incident-response considerations, prompt notice as soon as reasonably practicable after the change.</w:t>
        </w:r>
      </w:ins>
    </w:p>
    <w:p>
      <w:pPr>
        <w:spacing w:after="120" w:line="252" w:lineRule="auto"/>
      </w:pPr>
      <w:r>
        <w:t>1.4 Customer-Designated Restricted Repositories. Customer may designate repositories, organizations, projects, branches, or data sets as restricted. For restricted repositories, the enhanced controls in this Exhibit, including default-off persistence, restricted egress, no workflow/secrets access without written approval, and no production credential access, shall apply.</w:t>
      </w:r>
    </w:p>
    <w:p>
      <w:pPr>
        <w:pStyle w:val="Heading1"/>
        <w:spacing w:after="120" w:line="252" w:lineRule="auto"/>
      </w:pPr>
      <w:r>
        <w:t>2. Hosting, Infrastructure, and IaaS Security</w:t>
      </w:r>
    </w:p>
    <w:p>
      <w:pPr>
        <w:spacing w:after="120" w:line="252" w:lineRule="auto"/>
      </w:pPr>
      <w:r>
        <w:t>2.1 Approved Hosting. As of the Effective Date, Provider represents that Sessions run in isolated per-Session sandboxes hosted by E2B, the Provider control plane runs on Cloudflare Workers, Durable Objects, and D1, and persistent Customer-facing artifacts are stored in private Amazon S3 buckets behind an authenticated control-plane proxy. Provider shall maintain a current architecture diagram and data-flow diagram identifying each system, region, Subprocessor, trust boundary, data store, logging destination, and administrative access path used to process Customer Content.</w:t>
      </w:r>
    </w:p>
    <w:p>
      <w:pPr>
        <w:spacing w:after="120" w:line="252" w:lineRule="auto"/>
      </w:pPr>
      <w:r>
        <w:t>2.2 Cloud Security Controls. Provider shall maintain, for all AWS, Cloudflare, E2B, GitHub, CI/CD, monitoring, support, and production environments that process or can access Customer Content:</w:t>
      </w:r>
    </w:p>
    <w:p>
      <w:pPr>
        <w:pStyle w:val="ListBullet"/>
        <w:spacing w:after="60" w:line="252" w:lineRule="auto"/>
      </w:pPr>
      <w:r>
        <w:t>centralized SSO for workforce access and no shared administrative accounts;</w:t>
      </w:r>
    </w:p>
    <w:p>
      <w:pPr>
        <w:pStyle w:val="ListBullet"/>
        <w:spacing w:after="60" w:line="252" w:lineRule="auto"/>
      </w:pPr>
      <w:r>
        <w:t>phishing-resistant MFA using FIDO2/WebAuthn hardware-backed authenticators for all Administrative Access;</w:t>
      </w:r>
    </w:p>
    <w:p>
      <w:pPr>
        <w:pStyle w:val="ListBullet"/>
        <w:spacing w:after="60" w:line="252" w:lineRule="auto"/>
      </w:pPr>
      <w:r>
        <w:t>least-privilege IAM, role separation, production/development separation, and quarterly access reviews;</w:t>
      </w:r>
    </w:p>
    <w:p>
      <w:pPr>
        <w:pStyle w:val="ListBullet"/>
        <w:spacing w:after="60" w:line="252" w:lineRule="auto"/>
      </w:pPr>
      <w:r>
        <w:t>infrastructure-as-code review and change control for material configuration changes;</w:t>
      </w:r>
    </w:p>
    <w:p>
      <w:pPr>
        <w:pStyle w:val="ListBullet"/>
        <w:spacing w:after="60" w:line="252" w:lineRule="auto"/>
      </w:pPr>
      <w:r>
        <w:t>administrative and data-plane audit logging sufficient to reconstruct access to Customer Content;</w:t>
      </w:r>
    </w:p>
    <w:p>
      <w:pPr>
        <w:pStyle w:val="ListBullet"/>
        <w:spacing w:after="60" w:line="252" w:lineRule="auto"/>
      </w:pPr>
      <w:r>
        <w:t>alerting for anomalous authentication, token use, privilege escalation, cloud-console access, policy changes, public-exposure changes, and bulk data access;</w:t>
      </w:r>
    </w:p>
    <w:p>
      <w:pPr>
        <w:pStyle w:val="ListBullet"/>
        <w:spacing w:after="60" w:line="252" w:lineRule="auto"/>
      </w:pPr>
      <w:r>
        <w:t>S3 Block Public Access at account and bucket level for buckets containing or capable of receiving Customer Content;</w:t>
      </w:r>
    </w:p>
    <w:p>
      <w:pPr>
        <w:pStyle w:val="ListBullet"/>
        <w:spacing w:after="60" w:line="252" w:lineRule="auto"/>
      </w:pPr>
      <w:r>
        <w:t>encryption at rest using managed KMS or equivalent controls, with restricted decrypt permissions and access logging;</w:t>
      </w:r>
    </w:p>
    <w:p>
      <w:pPr>
        <w:pStyle w:val="ListBullet"/>
        <w:spacing w:after="60" w:line="252" w:lineRule="auto"/>
      </w:pPr>
      <w:r>
        <w:t>backup, snapshot, and object-retention controls that prevent unauthorized restoration or export of Customer Content;</w:t>
      </w:r>
    </w:p>
    <w:p>
      <w:pPr>
        <w:pStyle w:val="ListBullet"/>
        <w:spacing w:after="60" w:line="252" w:lineRule="auto"/>
      </w:pPr>
      <w:r>
        <w:t>vulnerability, dependency, container, IaC, and cloud misconfiguration scanning; and</w:t>
      </w:r>
    </w:p>
    <w:p>
      <w:pPr>
        <w:pStyle w:val="ListBullet"/>
        <w:spacing w:after="60" w:line="252" w:lineRule="auto"/>
      </w:pPr>
      <w:r>
        <w:t>documented incident-response, disaster-recovery, and key-rotation procedures.</w:t>
      </w:r>
    </w:p>
    <w:p>
      <w:pPr>
        <w:spacing w:after="120" w:line="252" w:lineRule="auto"/>
      </w:pPr>
      <w:r>
        <w:t>2.3 Regions and Residency. Customer Content shall be processed and stored only in the United States unless Customer approves another region in writing. Provider shall not replicate Customer Content to a non-U.S. region for support, logging, backup, model inference, or disaster recovery without Customer prior written approval.</w:t>
      </w:r>
    </w:p>
    <w:p>
      <w:pPr>
        <w:spacing w:after="120" w:line="252" w:lineRule="auto"/>
      </w:pPr>
      <w:r>
        <w:t>2.4 Subprocessor Administrative Access. Provider shall configure Subprocessor services so that Subprocessor personnel do not have access to Customer Content except where strictly necessary to provide the underlying service, subject to written confidentiality, security, and audit obligations, and only through logged and controlled support access.</w:t>
      </w:r>
    </w:p>
    <w:p>
      <w:pPr>
        <w:pStyle w:val="Heading1"/>
        <w:spacing w:after="120" w:line="252" w:lineRule="auto"/>
      </w:pPr>
      <w:r>
        <w:t>3. Workforce, Endpoint, and Access Management</w:t>
      </w:r>
    </w:p>
    <w:p>
      <w:pPr>
        <w:spacing w:after="120" w:line="252" w:lineRule="auto"/>
      </w:pPr>
      <w:r>
        <w:t>3.1 Personnel Security. Provider shall maintain personnel-security controls for all employees, contractors, and agents with access to Provider systems, Customer Content, or production infrastructure, including background checks where legally permissible, signed confidentiality obligations, security and privacy training at onboarding and at least annually, acceptable-use policies, prompt offboarding, and least-privilege role assignment.</w:t>
      </w:r>
    </w:p>
    <w:p>
      <w:pPr>
        <w:spacing w:after="120" w:line="252" w:lineRule="auto"/>
      </w:pPr>
      <w:r>
        <w:t>3.2 Endpoint Security. Provider shall require devices used for Administrative Access or Customer Content access to be managed or otherwise subject to equivalent controls, including disk encryption, screen lock, malware protection or EDR where appropriate, operating-system patching, prohibition on unapproved local storage of Customer Content, and remote wipe or access revocation upon loss, compromise, or termination.</w:t>
      </w:r>
    </w:p>
    <w:p>
      <w:pPr>
        <w:spacing w:after="120" w:line="252" w:lineRule="auto"/>
      </w:pPr>
      <w:del w:id="1004" w:author="Arcanist" w:date="2026-05-22T00:00:00Z">
        <w:r>
          <w:delText>3.3 Privileged Access. Provider shall disable Privileged Access to Customer Content by default. Privileged Access shall be named-user only, just-in-time, time-limited, least-privilege, ticketed, and approved by Customer in writing except for emergency access necessary to address an active Security Incident or material service outage. All Privileged Access shall require phishing-resistant MFA using FIDO2/WebAuthn hardware-backed authenticators.</w:delText>
        </w:r>
      </w:del>
      <w:ins w:id="1005" w:author="Arcanist" w:date="2026-05-22T00:00:00Z">
        <w:r>
          <w:t xml:space="preserve">Provider shall disable Privileged Access to Customer Content by default. Privileged Access shall be named-user only, just-in-time, time-limited, least-privilege, ticketed, audit-logged, and gated by phishing-resistant MFA using FIDO2/WebAuthn hardware-backed authenticators. Provider shall notify Customer within twenty-four (24) hours after any instance of Privileged Access to Customer Content other than break-glass access governed by Section 3.4, and shall make audit records available to Customer upon reasonable request.</w:t>
        </w:r>
      </w:ins>
    </w:p>
    <w:p>
      <w:pPr>
        <w:spacing w:after="120" w:line="252" w:lineRule="auto"/>
      </w:pPr>
      <w:r>
        <w:t>3.4 Break-Glass Access. Break-glass access shall be permitted only for active Security Incidents or material service outages when waiting for Customer approval would materially increase risk or unavailability. Provider shall document the reason, approver, user, systems accessed, time, duration, commands or actions taken, Customer Content accessed, and remediation steps. Provider shall notify Customer within twenty-four (24) hours after any break-glass access to Customer Content or Customer-dedicated systems and shall provide relevant audit records upon request.</w:t>
      </w:r>
    </w:p>
    <w:p>
      <w:pPr>
        <w:spacing w:after="120" w:line="252" w:lineRule="auto"/>
      </w:pPr>
      <w:r>
        <w:t>3.5 Session Recording and Auditability. Where technically feasible, Provider shall maintain session recording, command logging, or equivalent immutable audit records for Privileged Access to production systems, GitHub App secrets, cloud consoles, logs containing Customer Content, sandboxes, or customer-support tooling. Audit records shall be retained for at least one (1) year, protected from modification, and made available to Customer upon reasonable request relating to Customer Content.</w:t>
      </w:r>
    </w:p>
    <w:p>
      <w:pPr>
        <w:pStyle w:val="Heading1"/>
        <w:spacing w:after="120" w:line="252" w:lineRule="auto"/>
      </w:pPr>
      <w:r>
        <w:t>4. GitHub App and Source-Code Access Controls</w:t>
      </w:r>
    </w:p>
    <w:p>
      <w:pPr>
        <w:spacing w:after="120" w:line="252" w:lineRule="auto"/>
      </w:pPr>
      <w:r>
        <w:t>4.1 Permission Manifest Required. Before Customer installs or enables the GitHub App, Provider shall provide a complete permission manifest identifying every requested repository, organization, account, metadata, webhook, and user permission; whether each permission is read or write; why each permission is necessary; whether the service can operate without it; and whether the permission can access or modify source code, workflow files, secrets, deployments, packages, organization members, security settings, or administrative settings.</w:t>
      </w:r>
    </w:p>
    <w:p>
      <w:pPr>
        <w:spacing w:after="120" w:line="252" w:lineRule="auto"/>
      </w:pPr>
      <w:r>
        <w:t>4.2 Least Privilege and Customer Approval. The GitHub App shall request and use only the minimum permissions approved by Customer in writing. The GitHub App shall be installable only on Customer-selected repositories and shall not require or default to all-repositories access. Provider shall not request, enable, or use access to GitHub Actions workflows, repository or organization secrets, environments, deployments, packages, organization members, organization administration, branch protection, security settings, or repository administration unless separately approved in writing by Customer for a specific purpose.</w:t>
      </w:r>
    </w:p>
    <w:p>
      <w:pPr>
        <w:spacing w:after="120" w:line="252" w:lineRule="auto"/>
      </w:pPr>
      <w:del w:id="1006" w:author="Arcanist" w:date="2026-05-22T00:00:00Z">
        <w:r>
          <w:delText>4.3 No Unapproved Permission Changes. Provider shall notify Customer and obtain Customer written approval before adding permissions, subscribing to new webhook events, changing token scopes, changing source-control attribution behavior, changing accessible repositories, changing OAuth flows, or changing the GitHub App private-key or token-storage architecture.</w:delText>
        </w:r>
      </w:del>
      <w:ins w:id="1007" w:author="Arcanist" w:date="2026-05-22T00:00:00Z">
        <w:r>
          <w:t xml:space="preserve">Provider shall provide advance notice to Customer before adding GitHub App permissions, subscribing to new webhook events, changing token scopes, changing source-control attribution behavior, changing accessible repositories, or changing OAuth flows. For changes that expand the permissions or repositories the GitHub App can access in Customer's environment, Provider shall obtain Customer written approval. For security-driven changes to the GitHub App private-key or token-storage architecture, Provider shall provide prompt notice; for non-security-driven changes to private-key or token-storage architecture, Provider shall provide thirty (30) days advance notice.</w:t>
        </w:r>
      </w:ins>
    </w:p>
    <w:p>
      <w:pPr>
        <w:spacing w:after="120" w:line="252" w:lineRule="auto"/>
      </w:pPr>
      <w:r>
        <w:t>4.4 Token and Key Handling. Provider shall store GitHub App private keys, OAuth client secrets, installation tokens, user access tokens, refresh tokens, webhook secrets, and related credentials only in a managed secrets system protected by encryption at rest, phishing-resistant MFA, least-privilege IAM, audit logging, and rotation procedures. Installation tokens and user access tokens shall be short-lived, scoped to the minimum repositories and permissions required, never written to logs, never exposed to Agents except inside an approved sandbox for the minimum time required, never persisted beyond operational need, and revocable by Customer.</w:t>
      </w:r>
    </w:p>
    <w:p>
      <w:pPr>
        <w:spacing w:after="120" w:line="252" w:lineRule="auto"/>
      </w:pPr>
      <w:r>
        <w:t>4.5 Webhooks. Inbound webhooks shall be validated using HMAC-SHA256 against the raw request body, timestamp or replay protection where supported, and fail-closed authentication. Webhook secrets shall be unique per Customer or installation and rotated promptly upon suspected compromise.</w:t>
      </w:r>
    </w:p>
    <w:p>
      <w:pPr>
        <w:spacing w:after="120" w:line="252" w:lineRule="auto"/>
      </w:pPr>
      <w:r>
        <w:t>4.6 Write-Path Restrictions. Provider and Agents shall not modify CI/CD workflow files, repository secrets, environments, deployment configuration, package publishing configuration, CODEOWNERS, branch-protection rules, repository security settings, or organization settings unless Customer separately authorizes the specific action in writing. Provider-generated pull requests shall not auto-merge, self-approve, bypass branch protection, approve deployments, publish packages, rotate secrets, modify GitHub Actions workflows, or trigger privileged CI/CD jobs except as expressly approved by Customer.</w:t>
      </w:r>
    </w:p>
    <w:p>
      <w:pPr>
        <w:spacing w:after="120" w:line="252" w:lineRule="auto"/>
      </w:pPr>
      <w:r>
        <w:t>4.7 Attribution and Audit Trails. Provider shall clearly identify whether actions are performed by the GitHub App, a Customer End User, a Provider employee, or an Agent. Provider shall not impersonate Customer personnel or use delegated Customer user access in a way that obscures automated or Provider-originated actions. Pull requests, commits, comments, checks, and API actions shall be attributable in GitHub audit logs and Provider logs to the responsible user, Agent, Session, and task where technically feasible.</w:t>
      </w:r>
    </w:p>
    <w:p>
      <w:pPr>
        <w:spacing w:after="120" w:line="252" w:lineRule="auto"/>
      </w:pPr>
      <w:r>
        <w:t>4.8 Customer Revocation. Customer may uninstall the GitHub App, revoke tokens, remove repositories, disable write access, or suspend Provider repository access at any time. Provider shall support emergency revocation procedures and shall not retain repository clones or tokens after access is revoked except as required by law and disclosed in writing.</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D9EAF7"/>
            <w:vAlign w:val="top"/>
          </w:tcPr>
          <w:p>
            <w:pPr>
              <w:spacing w:after="0"/>
            </w:pPr>
            <w:r/>
            <w:r>
              <w:rPr>
                <w:b/>
              </w:rPr>
              <w:t>Permission Category</w:t>
            </w:r>
          </w:p>
        </w:tc>
        <w:tc>
          <w:tcPr>
            <w:tcW w:type="dxa" w:w="3456"/>
            <w:shd w:fill="D9EAF7"/>
            <w:vAlign w:val="top"/>
          </w:tcPr>
          <w:p>
            <w:pPr>
              <w:spacing w:after="0"/>
            </w:pPr>
            <w:r/>
            <w:r>
              <w:rPr>
                <w:b/>
              </w:rPr>
              <w:t>Default Position</w:t>
            </w:r>
          </w:p>
        </w:tc>
        <w:tc>
          <w:tcPr>
            <w:tcW w:type="dxa" w:w="4032"/>
            <w:shd w:fill="D9EAF7"/>
            <w:vAlign w:val="top"/>
          </w:tcPr>
          <w:p>
            <w:pPr>
              <w:spacing w:after="0"/>
            </w:pPr>
            <w:r/>
            <w:r>
              <w:rPr>
                <w:b/>
              </w:rPr>
              <w:t>Approval Required For</w:t>
            </w:r>
          </w:p>
        </w:tc>
      </w:tr>
      <w:tr>
        <w:tc>
          <w:tcPr>
            <w:tcW w:type="dxa" w:w="2592"/>
            <w:vAlign w:val="top"/>
          </w:tcPr>
          <w:p>
            <w:pPr>
              <w:spacing w:after="0"/>
            </w:pPr>
            <w:r/>
            <w:r>
              <w:rPr>
                <w:b w:val="0"/>
              </w:rPr>
              <w:t>Repository contents</w:t>
            </w:r>
          </w:p>
        </w:tc>
        <w:tc>
          <w:tcPr>
            <w:tcW w:type="dxa" w:w="3456"/>
            <w:vAlign w:val="top"/>
          </w:tcPr>
          <w:p>
            <w:pPr>
              <w:spacing w:after="0"/>
            </w:pPr>
            <w:r/>
            <w:r>
              <w:rPr>
                <w:b w:val="0"/>
              </w:rPr>
              <w:t>Read only unless Customer approves write access.</w:t>
            </w:r>
          </w:p>
        </w:tc>
        <w:tc>
          <w:tcPr>
            <w:tcW w:type="dxa" w:w="4032"/>
            <w:vAlign w:val="top"/>
          </w:tcPr>
          <w:p>
            <w:pPr>
              <w:spacing w:after="0"/>
            </w:pPr>
            <w:r/>
            <w:r>
              <w:rPr>
                <w:b w:val="0"/>
              </w:rPr>
              <w:t>Write access; access to restricted repositories; bulk export.</w:t>
            </w:r>
          </w:p>
        </w:tc>
      </w:tr>
      <w:tr>
        <w:tc>
          <w:tcPr>
            <w:tcW w:type="dxa" w:w="2592"/>
            <w:vAlign w:val="top"/>
          </w:tcPr>
          <w:p>
            <w:pPr>
              <w:spacing w:after="0"/>
            </w:pPr>
            <w:r/>
            <w:r>
              <w:rPr>
                <w:b w:val="0"/>
              </w:rPr>
              <w:t>Pull requests, issues, checks</w:t>
            </w:r>
          </w:p>
        </w:tc>
        <w:tc>
          <w:tcPr>
            <w:tcW w:type="dxa" w:w="3456"/>
            <w:vAlign w:val="top"/>
          </w:tcPr>
          <w:p>
            <w:pPr>
              <w:spacing w:after="0"/>
            </w:pPr>
            <w:r/>
            <w:r>
              <w:rPr>
                <w:b w:val="0"/>
              </w:rPr>
              <w:t>Minimum read/write needed to open and update Provider-generated PRs.</w:t>
            </w:r>
          </w:p>
        </w:tc>
        <w:tc>
          <w:tcPr>
            <w:tcW w:type="dxa" w:w="4032"/>
            <w:vAlign w:val="top"/>
          </w:tcPr>
          <w:p>
            <w:pPr>
              <w:spacing w:after="0"/>
            </w:pPr>
            <w:r/>
            <w:r>
              <w:rPr>
                <w:b w:val="0"/>
              </w:rPr>
              <w:t>Approving, merging, changing required checks, or altering branch protection.</w:t>
            </w:r>
          </w:p>
        </w:tc>
      </w:tr>
      <w:tr>
        <w:tc>
          <w:tcPr>
            <w:tcW w:type="dxa" w:w="2592"/>
            <w:vAlign w:val="top"/>
          </w:tcPr>
          <w:p>
            <w:pPr>
              <w:spacing w:after="0"/>
            </w:pPr>
            <w:r/>
            <w:r>
              <w:rPr>
                <w:b w:val="0"/>
              </w:rPr>
              <w:t>Actions/workflows</w:t>
            </w:r>
          </w:p>
        </w:tc>
        <w:tc>
          <w:tcPr>
            <w:tcW w:type="dxa" w:w="3456"/>
            <w:vAlign w:val="top"/>
          </w:tcPr>
          <w:p>
            <w:pPr>
              <w:spacing w:after="0"/>
            </w:pPr>
            <w:r/>
            <w:r>
              <w:rPr>
                <w:b w:val="0"/>
              </w:rPr>
              <w:t>No access by default.</w:t>
            </w:r>
          </w:p>
        </w:tc>
        <w:tc>
          <w:tcPr>
            <w:tcW w:type="dxa" w:w="4032"/>
            <w:vAlign w:val="top"/>
          </w:tcPr>
          <w:p>
            <w:pPr>
              <w:spacing w:after="0"/>
            </w:pPr>
            <w:r/>
            <w:r>
              <w:rPr>
                <w:b w:val="0"/>
              </w:rPr>
              <w:t>Reading or modifying .github/workflows, Actions settings, runners, environments, or secrets.</w:t>
            </w:r>
          </w:p>
        </w:tc>
      </w:tr>
      <w:tr>
        <w:tc>
          <w:tcPr>
            <w:tcW w:type="dxa" w:w="2592"/>
            <w:vAlign w:val="top"/>
          </w:tcPr>
          <w:p>
            <w:pPr>
              <w:spacing w:after="0"/>
            </w:pPr>
            <w:r/>
            <w:r>
              <w:rPr>
                <w:b w:val="0"/>
              </w:rPr>
              <w:t>Secrets/environments/deployments/packages</w:t>
            </w:r>
          </w:p>
        </w:tc>
        <w:tc>
          <w:tcPr>
            <w:tcW w:type="dxa" w:w="3456"/>
            <w:vAlign w:val="top"/>
          </w:tcPr>
          <w:p>
            <w:pPr>
              <w:spacing w:after="0"/>
            </w:pPr>
            <w:r/>
            <w:r>
              <w:rPr>
                <w:b w:val="0"/>
              </w:rPr>
              <w:t>No access by default.</w:t>
            </w:r>
          </w:p>
        </w:tc>
        <w:tc>
          <w:tcPr>
            <w:tcW w:type="dxa" w:w="4032"/>
            <w:vAlign w:val="top"/>
          </w:tcPr>
          <w:p>
            <w:pPr>
              <w:spacing w:after="0"/>
            </w:pPr>
            <w:r/>
            <w:r>
              <w:rPr>
                <w:b w:val="0"/>
              </w:rPr>
              <w:t>Any read, write, publish, deployment, or environment approval capability.</w:t>
            </w:r>
          </w:p>
        </w:tc>
      </w:tr>
      <w:tr>
        <w:tc>
          <w:tcPr>
            <w:tcW w:type="dxa" w:w="2592"/>
            <w:vAlign w:val="top"/>
          </w:tcPr>
          <w:p>
            <w:pPr>
              <w:spacing w:after="0"/>
            </w:pPr>
            <w:r/>
            <w:r>
              <w:rPr>
                <w:b w:val="0"/>
              </w:rPr>
              <w:t>Organization administration/members/security settings</w:t>
            </w:r>
          </w:p>
        </w:tc>
        <w:tc>
          <w:tcPr>
            <w:tcW w:type="dxa" w:w="3456"/>
            <w:vAlign w:val="top"/>
          </w:tcPr>
          <w:p>
            <w:pPr>
              <w:spacing w:after="0"/>
            </w:pPr>
            <w:r/>
            <w:r>
              <w:rPr>
                <w:b w:val="0"/>
              </w:rPr>
              <w:t>No access by default.</w:t>
            </w:r>
          </w:p>
        </w:tc>
        <w:tc>
          <w:tcPr>
            <w:tcW w:type="dxa" w:w="4032"/>
            <w:vAlign w:val="top"/>
          </w:tcPr>
          <w:p>
            <w:pPr>
              <w:spacing w:after="0"/>
            </w:pPr>
            <w:r/>
            <w:r>
              <w:rPr>
                <w:b w:val="0"/>
              </w:rPr>
              <w:t>Any org-level permission or security-setting change.</w:t>
            </w:r>
          </w:p>
        </w:tc>
      </w:tr>
    </w:tbl>
    <w:p>
      <w:pPr>
        <w:spacing w:after="60"/>
      </w:pPr>
    </w:p>
    <w:p>
      <w:pPr>
        <w:pStyle w:val="Heading1"/>
        <w:spacing w:after="120" w:line="252" w:lineRule="auto"/>
      </w:pPr>
      <w:r>
        <w:t>5. Tenant and Session Isolation; Sandbox Security</w:t>
      </w:r>
    </w:p>
    <w:p>
      <w:pPr>
        <w:spacing w:after="120" w:line="252" w:lineRule="auto"/>
      </w:pPr>
      <w:r>
        <w:t>5.1 Isolation. Each Session shall run in an isolated per-Session sandbox with no shared filesystem, memory, process space, credentials, repository clone, or environment variables across customers or Sessions. Sandbox-hosted URLs shall not be directly internet-reachable and shall be accessible only through authenticated and authorized control-plane paths or Customer-approved temporary URLs.</w:t>
      </w:r>
    </w:p>
    <w:p>
      <w:pPr>
        <w:spacing w:after="120" w:line="252" w:lineRule="auto"/>
      </w:pPr>
      <w:del w:id="1008" w:author="Arcanist" w:date="2026-05-22T00:00:00Z">
        <w:r>
          <w:delText>5.2 Ephemeral Filesystems. Sandbox filesystems shall be destroyed immediately upon Session end, timeout, Customer revocation, or task completion unless Customer affirmatively enables persistence for a specific Session or repository. Paused or resumable sandboxes shall be disabled by default for restricted repositories. If Customer enables persistence, Provider shall make the persistence window visible to Customer administrators, encrypt persisted state at rest, limit the persistence window to the Customer-approved duration, and destroy persisted state at expiration.</w:delText>
        </w:r>
      </w:del>
      <w:ins w:id="1009" w:author="Arcanist" w:date="2026-05-22T00:00:00Z">
        <w:r>
          <w:t xml:space="preserve">Sandbox filesystems shall be destroyed upon Session end, Customer revocation, or seventy-two (72) hours after the sandbox is paused, whichever occurs first. For clarity, a live sandbox auto-pauses after sixty (60) minutes of developer inactivity; the seventy-two (72) hour retention applies to paused sandboxes only and is measured from the time of pause. The Services support pause and resume of Sessions to enable developers to continue interrupted work; the maximum idle pause window is seventy-two (72) hours by default and may be configured shorter or disabled entirely by Customer administrators. Paused or resumable sandboxes shall be disabled by default for Customer-designated restricted repositories. Persisted state shall be encrypted at rest, made visible to Customer administrators, limited to the Customer-approved duration, and destroyed at expiration.</w:t>
        </w:r>
      </w:ins>
    </w:p>
    <w:p>
      <w:pPr>
        <w:spacing w:after="120" w:line="252" w:lineRule="auto"/>
      </w:pPr>
      <w:r>
        <w:t>5.3 Hardened Runtime. Provider shall maintain hardened sandbox images and runtime controls, including least-privilege execution, separation of the control plane from sandbox workloads, prompt patching of base images and dependencies, prevention of direct metadata-service or cloud-credential access, and controls designed to prevent sandbox escape, cross-tenant access, and unauthorized access to Provider or Subprocessor infrastructure.</w:t>
      </w:r>
    </w:p>
    <w:p>
      <w:pPr>
        <w:spacing w:after="120" w:line="252" w:lineRule="auto"/>
      </w:pPr>
      <w:r>
        <w:t>5.4 Session Credentials. Customer-supplied repository credentials, environment variables, test credentials, and other secrets shall be injected only into the specific approved sandbox at Session start, only for the minimum time required, never exposed to other Sessions, never stored in images or snapshots, and deleted from the sandbox at Session end. Provider shall not use production credentials or production data unless separately approved in writing by Customer.</w:t>
      </w:r>
    </w:p>
    <w:p>
      <w:pPr>
        <w:spacing w:after="120" w:line="252" w:lineRule="auto"/>
      </w:pPr>
      <w:del w:id="1010" w:author="Arcanist" w:date="2026-05-22T00:00:00Z">
        <w:r>
          <w:delText>5.5 No Training or Internal Reuse. Provider shall not use Customer Content, repositories, Session state, transcripts, or artifacts for Provider product development, model training, model fine-tuning, benchmark creation, internal demos, sales, marketing, analytics, or unrelated testing without Customer prior written approval.</w:delText>
        </w:r>
      </w:del>
      <w:ins w:id="1011" w:author="Arcanist" w:date="2026-05-22T00:00:00Z">
        <w:r>
          <w:t xml:space="preserve">Provider shall not use Customer Content, repositories, Session state, transcripts, or artifacts for model training, model fine-tuning, benchmark creation, internal demos, sales, marketing, advertising, or unrelated testing without Customer prior written approval. Provider may process Customer Content as reasonably necessary to operate, monitor, debug, secure, troubleshoot, and improve the Services, including the use of LLM observability tooling to diagnose Service issues, investigate Security Incidents, and meet service-level commitments to Customer, provided that such processing remains subject to the confidentiality, retention, deletion, access-control, and non-disclosure obligations of this Exhibit and the Terms.</w:t>
        </w:r>
      </w:ins>
    </w:p>
    <w:p>
      <w:pPr>
        <w:pStyle w:val="Heading1"/>
        <w:spacing w:after="120" w:line="252" w:lineRule="auto"/>
      </w:pPr>
      <w:r>
        <w:t>6. Sandbox Network Egress and External Connectivity</w:t>
      </w:r>
    </w:p>
    <w:p>
      <w:pPr>
        <w:spacing w:after="120" w:line="252" w:lineRule="auto"/>
      </w:pPr>
      <w:r>
        <w:t>6.1 Default-Deny Egress. Outbound traffic from each sandbox shall be denied by default and allowed only to Customer-approved destinations, protocols, and ports needed for the Services to function. Provider shall provide Customer the default egress allowlist before enablement and shall support Customer-specific allowlists for restricted repositories.</w:t>
      </w:r>
    </w:p>
    <w:p>
      <w:pPr>
        <w:spacing w:after="120" w:line="252" w:lineRule="auto"/>
      </w:pPr>
      <w:r>
        <w:t>6.2 Enforcement. Egress restrictions shall be enforced outside the control of the Agent and before any clone, dependency installation, package download, command execution, or Agent startup. Agents and untrusted repository code shall not be able to modify or bypass egress policy.</w:t>
      </w:r>
    </w:p>
    <w:p>
      <w:pPr>
        <w:spacing w:after="120" w:line="252" w:lineRule="auto"/>
      </w:pPr>
      <w:r>
        <w:t>6.3 Blocked Channels. Unless approved by Customer in writing, Provider shall block raw IP egress, non-approved DNS resolvers, DNS-over-HTTPS, tunneling services, reverse shells, paste sites, public file-sharing services, arbitrary webhook destinations, personal email, public object-storage destinations, and non-approved package registries.</w:t>
      </w:r>
    </w:p>
    <w:p>
      <w:pPr>
        <w:spacing w:after="120" w:line="252" w:lineRule="auto"/>
      </w:pPr>
      <w:r>
        <w:t>6.4 Package Managers and Dependencies. Provider shall support Customer-approved package registries or proxies for dependency installation. Where public package registries are allowed, Provider shall apply reasonable dependency-security controls and shall not allow packages or post-install scripts to bypass network, credential, or repository controls.</w:t>
      </w:r>
    </w:p>
    <w:p>
      <w:pPr>
        <w:spacing w:after="120" w:line="252" w:lineRule="auto"/>
      </w:pPr>
      <w:r>
        <w:t>6.5 Egress Logs. Provider shall log allowed and denied egress attempts at a level sufficient to investigate exfiltration risks, including Session identifier, destination host, protocol, timestamp, action, and policy result. Logs containing Customer Content shall be subject to the retention and access restrictions in this Exhibit.</w:t>
      </w:r>
    </w:p>
    <w:p>
      <w:pPr>
        <w:pStyle w:val="Heading1"/>
        <w:spacing w:after="120" w:line="252" w:lineRule="auto"/>
      </w:pPr>
      <w:r>
        <w:t>7. Encryption, Secrets, and Key Management</w:t>
      </w:r>
    </w:p>
    <w:p>
      <w:pPr>
        <w:spacing w:after="120" w:line="252" w:lineRule="auto"/>
      </w:pPr>
      <w:r>
        <w:t>7.1 Encryption in Transit. Provider shall encrypt all control-plane, bridge, user-interface, webhook, API, model-provider, repository, and Subprocessor traffic using TLS 1.2 or higher, or an equivalent secure transport. Provider shall validate certificates and shall not intentionally disable TLS verification for Customer Content flows.</w:t>
      </w:r>
    </w:p>
    <w:p>
      <w:pPr>
        <w:spacing w:after="120" w:line="252" w:lineRule="auto"/>
      </w:pPr>
      <w:r>
        <w:t>7.2 Encryption at Rest. Customer Content stored outside a transient sandbox shall be encrypted at rest using AES-256 or equivalent cloud-provider encryption. Secrets, tokens, credentials, and repository environment variables shall receive additional protection through managed secret stores, envelope encryption, KMS or equivalent key-management controls, least-privilege decrypt permissions, and audit logging.</w:t>
      </w:r>
    </w:p>
    <w:p>
      <w:pPr>
        <w:spacing w:after="120" w:line="252" w:lineRule="auto"/>
      </w:pPr>
      <w:r>
        <w:t>7.3 Write-Only Customer Secrets. Customer-supplied repository environment variables, test credentials, API keys, and similar secrets shall be write-only through Provider APIs, shall not be retrievable in plaintext through the user interface or support tooling, and shall be decrypted only inside the specific approved sandbox at Session start or when otherwise expressly authorized by Customer.</w:t>
      </w:r>
    </w:p>
    <w:p>
      <w:pPr>
        <w:spacing w:after="120" w:line="252" w:lineRule="auto"/>
      </w:pPr>
      <w:r>
        <w:t>7.4 No Secrets in Logs. Provider shall not intentionally write platform secrets, Customer secrets, GitHub tokens, model-provider keys, OAuth secrets, webhook secrets, repository environment variables, or credentials to logs, transcripts, artifacts, telemetry, crash reports, model prompts, or support tickets. Provider shall maintain automated secret-detection and redaction controls for logs and artifacts.</w:t>
      </w:r>
    </w:p>
    <w:p>
      <w:pPr>
        <w:spacing w:after="120" w:line="252" w:lineRule="auto"/>
      </w:pPr>
      <w:r>
        <w:t>7.5 Key Rotation and Revocation. Provider shall rotate secrets and keys promptly after suspected compromise, personnel departure with access to sensitive secrets, material architecture changes affecting key exposure, or Customer request based on reasonable security grounds. Provider shall support Customer-initiated revocation of GitHub, model-provider, and connected-service credentials.</w:t>
      </w:r>
    </w:p>
    <w:p>
      <w:pPr>
        <w:pStyle w:val="Heading1"/>
        <w:spacing w:after="120" w:line="252" w:lineRule="auto"/>
      </w:pPr>
      <w:r>
        <w:t>8. Model Provider Inference and AI-Agent Security</w:t>
      </w:r>
    </w:p>
    <w:p>
      <w:pPr>
        <w:spacing w:after="120" w:line="252" w:lineRule="auto"/>
      </w:pPr>
      <w:r>
        <w:t>8.1 Customer Election of Model Credentials. Inference for Customer coding tasks shall run through model-provider access credentials elected by Customer: either Customer-provided API keys (BYOK) or virtual keys issued through the Services. Where Customer uses BYOK, the model-provider data-handling terms applicable to that inference shall be Customer direct terms with the model provider. Where Customer uses Provider-issued virtual keys, Provider shall route inference only through Provider enterprise model-provider accounts configured for zero data retention or equivalent non-retention, non-training settings, and, where PHI may be processed, under a Business Associate Agreement or equivalent written obligations approved by Customer.</w:t>
      </w:r>
    </w:p>
    <w:p>
      <w:pPr>
        <w:spacing w:after="120" w:line="252" w:lineRule="auto"/>
      </w:pPr>
      <w:r>
        <w:t>8.2 No Training or Model Improvement. Provider shall not use Customer Content to train, fine-tune, evaluate, benchmark, reinforce, improve, or otherwise develop Provider or third-party models, except for evaluations expressly requested by Customer for Customer use. Provider shall contractually prohibit model providers from using Customer Content for training or model improvement.</w:t>
      </w:r>
    </w:p>
    <w:p>
      <w:pPr>
        <w:spacing w:after="120" w:line="252" w:lineRule="auto"/>
      </w:pPr>
      <w:r>
        <w:t>8.3 Model Routing Transparency. Provider shall disclose, before enablement, each model provider, model family, hosting region, data-retention setting, logging setting, and whether Customer Content may be processed by that provider. Provider shall not change model providers, enable non-ZDR/non-equivalent routing, or route Customer Content to new auxiliary LLM workflows without Customer prior written approval.</w:t>
      </w:r>
    </w:p>
    <w:p>
      <w:pPr>
        <w:spacing w:after="120" w:line="252" w:lineRule="auto"/>
      </w:pPr>
      <w:r>
        <w:t>8.4 Auxiliary LLM Activity. Auxiliary LLM activity performed by Provider, including classification, routing, summarization, evaluation, debugging, or safety checks involving Customer Content, shall be subject to the same confidentiality, retention, non-training, logging, region, and BAA requirements applicable to Customer task inference.</w:t>
      </w:r>
    </w:p>
    <w:p>
      <w:pPr>
        <w:spacing w:after="120" w:line="252" w:lineRule="auto"/>
      </w:pPr>
      <w:del w:id="1012" w:author="Arcanist" w:date="2026-05-22T00:00:00Z">
        <w:r>
          <w:delText>8.5 Agent Safety Controls. Provider shall maintain AI-agent safety controls designed to prevent prompt injection, excessive agency, data exfiltration, malicious tool use, arbitrary command execution, repository-content attacks, and unapproved actions. Such controls shall include policy enforcement outside the model, separation of trusted system instructions from untrusted repository content, least-privilege tool permissions, command and network policy enforcement, audit logging of tool calls, and human approval before actions that modify source code, CI/CD, deployments, secrets, package publishing, access controls, or external systems.</w:delText>
        </w:r>
      </w:del>
      <w:ins w:id="1013" w:author="Arcanist" w:date="2026-05-22T00:00:00Z">
        <w:r>
          <w:t xml:space="preserve">Provider shall maintain AI-agent safety controls designed to prevent prompt injection, excessive agency, data exfiltration, malicious tool use, arbitrary command execution, repository-content attacks, and unapproved actions. Such controls shall include policy enforcement outside the model, separation of trusted system instructions from untrusted repository content, least-privilege tool permissions, command and network policy enforcement, audit logging of tool calls, and clear identification of the human-directed task that authorized any Agent action. Authorization for Agent actions shall be granted by Customer or its End Users at task assignment; Agent actions taken within the scope of an authorized task shall not require additional per-action human approval, but shall remain subject to Customer's branch protection, CODEOWNERS, required review, the write-path restrictions in Section 4.6, and the required human review obligations in Section 15.2.</w:t>
        </w:r>
      </w:ins>
    </w:p>
    <w:p>
      <w:pPr>
        <w:spacing w:after="120" w:line="252" w:lineRule="auto"/>
      </w:pPr>
      <w:r>
        <w:t>8.6 Output Handling. Provider shall treat Outputs, generated code, summaries, and model responses derived from Customer Content as Customer Content. Provider shall not disclose, reuse, or use such Outputs except to provide the Services to Customer.</w:t>
      </w:r>
    </w:p>
    <w:p>
      <w:pPr>
        <w:pStyle w:val="Heading1"/>
        <w:spacing w:after="120" w:line="252" w:lineRule="auto"/>
      </w:pPr>
      <w:r>
        <w:t>9. Customer Content Lifecycle, Logging, Retention, Deletion, and Export</w:t>
      </w:r>
    </w:p>
    <w:p>
      <w:pPr>
        <w:spacing w:after="120" w:line="252" w:lineRule="auto"/>
      </w:pPr>
      <w:r>
        <w:t>9.1 Data Inventory. Provider shall maintain a current data inventory identifying where each category of Customer Content may be stored or transmitted, including repositories, clones, prompts, model inputs and outputs, Session transcripts, artifacts, diffs, logs, telemetry, crash reports, support tickets, backups, sandboxes, object storage, databases, and Subprocessor systems.</w:t>
      </w:r>
    </w:p>
    <w:p>
      <w:pPr>
        <w:spacing w:after="120" w:line="252" w:lineRule="auto"/>
      </w:pPr>
      <w:r>
        <w:t>9.2 Logging Limitations. Provider shall not log, copy, export, index, analyze, or transmit Customer Content except as strictly necessary to provide the Services and as disclosed in writing to Customer. Provider shall not send Customer Content to general-purpose analytics, advertising, sales, product-usage, unmanaged APM, crash-reporting, shared-drive, or internal code-review tools unless Customer expressly approves the specific tool and data categories in writing.</w:t>
      </w:r>
    </w:p>
    <w:p>
      <w:pPr>
        <w:spacing w:after="120" w:line="252" w:lineRule="auto"/>
      </w:pPr>
      <w:r>
        <w:t>9.3 Log Access. Logs, telemetry, support records, and monitoring data containing or reasonably likely to contain Customer Content shall be protected with the same Privileged Access controls applicable to Customer Content, including least privilege, phishing-resistant MFA, audit logging, and retention limits.</w:t>
      </w:r>
    </w:p>
    <w:p>
      <w:pPr>
        <w:spacing w:after="120" w:line="252" w:lineRule="auto"/>
      </w:pPr>
      <w:r>
        <w:t>9.4 Default Retention. Unless Customer configures longer retention in writing, Provider shall apply the following maximum default retention periods:</w:t>
      </w:r>
    </w:p>
    <w:tbl>
      <w:tblPr>
        <w:tblStyle w:val="TableGrid"/>
        <w:tblW w:type="auto" w:w="0"/>
        <w:jc w:val="center"/>
        <w:tblLook w:firstColumn="1" w:firstRow="1" w:lastColumn="0" w:lastRow="0" w:noHBand="0" w:noVBand="1" w:val="04A0"/>
      </w:tblPr>
      <w:tblGrid>
        <w:gridCol w:w="3389"/>
        <w:gridCol w:w="3389"/>
        <w:gridCol w:w="3389"/>
      </w:tblGrid>
      <w:tr>
        <w:tc>
          <w:tcPr>
            <w:tcW w:type="dxa" w:w="3312"/>
            <w:shd w:fill="D9EAF7"/>
            <w:vAlign w:val="top"/>
          </w:tcPr>
          <w:p>
            <w:pPr>
              <w:spacing w:after="0"/>
            </w:pPr>
            <w:r/>
            <w:r>
              <w:rPr>
                <w:b/>
              </w:rPr>
              <w:t>Data Category</w:t>
            </w:r>
          </w:p>
        </w:tc>
        <w:tc>
          <w:tcPr>
            <w:tcW w:type="dxa" w:w="2592"/>
            <w:shd w:fill="D9EAF7"/>
            <w:vAlign w:val="top"/>
          </w:tcPr>
          <w:p>
            <w:pPr>
              <w:spacing w:after="0"/>
            </w:pPr>
            <w:r/>
            <w:r>
              <w:rPr>
                <w:b/>
              </w:rPr>
              <w:t>Default Maximum Retention</w:t>
            </w:r>
          </w:p>
        </w:tc>
        <w:tc>
          <w:tcPr>
            <w:tcW w:type="dxa" w:w="4320"/>
            <w:shd w:fill="D9EAF7"/>
            <w:vAlign w:val="top"/>
          </w:tcPr>
          <w:p>
            <w:pPr>
              <w:spacing w:after="0"/>
            </w:pPr>
            <w:r/>
            <w:r>
              <w:rPr>
                <w:b/>
              </w:rPr>
              <w:t>Notes</w:t>
            </w:r>
          </w:p>
        </w:tc>
      </w:tr>
      <w:tr>
        <w:tc>
          <w:tcPr>
            <w:tcW w:type="dxa" w:w="3312"/>
            <w:vAlign w:val="top"/>
          </w:tcPr>
          <w:p>
            <w:pPr>
              <w:spacing w:after="0"/>
            </w:pPr>
            <w:r/>
            <w:r>
              <w:rPr>
                <w:b w:val="0"/>
              </w:rPr>
              <w:t>Sandbox filesystem and repository clone</w:t>
            </w:r>
          </w:p>
        </w:tc>
        <w:tc>
          <w:tcPr>
            <w:tcW w:type="dxa" w:w="2592"/>
            <w:vAlign w:val="top"/>
          </w:tcPr>
          <w:p>
            <w:pPr>
              <w:spacing w:after="0"/>
            </w:pPr>
            <w:r/>
            <w:r>
              <w:rPr>
                <w:b w:val="0"/>
              </w:rPr>
              <w:t>Destroy immediately on Session end or timeout.</w:t>
            </w:r>
          </w:p>
        </w:tc>
        <w:tc>
          <w:tcPr>
            <w:tcW w:type="dxa" w:w="4320"/>
            <w:vAlign w:val="top"/>
          </w:tcPr>
          <w:p>
            <w:pPr>
              <w:spacing w:after="0"/>
            </w:pPr>
            <w:r/>
            <w:r>
              <w:rPr>
                <w:b w:val="0"/>
              </w:rPr>
              <w:t>Paused or resumable sandboxes disabled by default for restricted repositories.</w:t>
            </w:r>
          </w:p>
        </w:tc>
      </w:tr>
      <w:tr>
        <w:tc>
          <w:tcPr>
            <w:tcW w:type="dxa" w:w="3312"/>
            <w:vAlign w:val="top"/>
          </w:tcPr>
          <w:p>
            <w:pPr>
              <w:spacing w:after="0"/>
            </w:pPr>
            <w:r/>
            <w:r>
              <w:rPr>
                <w:b w:val="0"/>
              </w:rPr>
              <w:t>Session transcripts and model traces containing Customer Content</w:t>
            </w:r>
          </w:p>
        </w:tc>
        <w:tc>
          <w:tcPr>
            <w:tcW w:type="dxa" w:w="2592"/>
            <w:vAlign w:val="top"/>
          </w:tcPr>
          <w:p>
            <w:pPr>
              <w:spacing w:after="0"/>
            </w:pPr>
            <w:r/>
            <w:r>
              <w:rPr>
                <w:b w:val="0"/>
              </w:rPr>
              <w:t>Seven (7) days.</w:t>
            </w:r>
          </w:p>
        </w:tc>
        <w:tc>
          <w:tcPr>
            <w:tcW w:type="dxa" w:w="4320"/>
            <w:vAlign w:val="top"/>
          </w:tcPr>
          <w:p>
            <w:pPr>
              <w:spacing w:after="0"/>
            </w:pPr>
            <w:r/>
            <w:r>
              <w:rPr>
                <w:b w:val="0"/>
              </w:rPr>
              <w:t>Longer retention only if Customer enables it.</w:t>
            </w:r>
          </w:p>
        </w:tc>
      </w:tr>
      <w:tr>
        <w:tc>
          <w:tcPr>
            <w:tcW w:type="dxa" w:w="3312"/>
            <w:vAlign w:val="top"/>
          </w:tcPr>
          <w:p>
            <w:pPr>
              <w:spacing w:after="0"/>
            </w:pPr>
            <w:r/>
            <w:r>
              <w:rPr>
                <w:b w:val="0"/>
              </w:rPr>
              <w:t>Artifacts, generated files, diffs, command output, and test output</w:t>
            </w:r>
          </w:p>
        </w:tc>
        <w:tc>
          <w:tcPr>
            <w:tcW w:type="dxa" w:w="2592"/>
            <w:vAlign w:val="top"/>
          </w:tcPr>
          <w:p>
            <w:pPr>
              <w:spacing w:after="0"/>
            </w:pPr>
            <w:r/>
            <w:r>
              <w:rPr>
                <w:b w:val="0"/>
              </w:rPr>
              <w:t>Seven (7) days.</w:t>
            </w:r>
          </w:p>
        </w:tc>
        <w:tc>
          <w:tcPr>
            <w:tcW w:type="dxa" w:w="4320"/>
            <w:vAlign w:val="top"/>
          </w:tcPr>
          <w:p>
            <w:pPr>
              <w:spacing w:after="0"/>
            </w:pPr>
            <w:r/>
            <w:r>
              <w:rPr>
                <w:b w:val="0"/>
              </w:rPr>
              <w:t>Persistent artifacts stored only behind authenticated proxy.</w:t>
            </w:r>
          </w:p>
        </w:tc>
      </w:tr>
      <w:tr>
        <w:tc>
          <w:tcPr>
            <w:tcW w:type="dxa" w:w="3312"/>
            <w:vAlign w:val="top"/>
          </w:tcPr>
          <w:p>
            <w:pPr>
              <w:spacing w:after="0"/>
            </w:pPr>
            <w:r/>
            <w:r>
              <w:rPr>
                <w:b w:val="0"/>
              </w:rPr>
              <w:t>Logs containing Customer Content</w:t>
            </w:r>
          </w:p>
        </w:tc>
        <w:tc>
          <w:tcPr>
            <w:tcW w:type="dxa" w:w="2592"/>
            <w:vAlign w:val="top"/>
          </w:tcPr>
          <w:p>
            <w:pPr>
              <w:spacing w:after="0"/>
            </w:pPr>
            <w:r/>
            <w:r>
              <w:rPr>
                <w:b w:val="0"/>
              </w:rPr>
              <w:t>Fourteen (14) days unless required for security investigation.</w:t>
            </w:r>
          </w:p>
        </w:tc>
        <w:tc>
          <w:tcPr>
            <w:tcW w:type="dxa" w:w="4320"/>
            <w:vAlign w:val="top"/>
          </w:tcPr>
          <w:p>
            <w:pPr>
              <w:spacing w:after="0"/>
            </w:pPr>
            <w:r/>
            <w:r>
              <w:rPr>
                <w:b w:val="0"/>
              </w:rPr>
              <w:t>Security-investigation retention requires restricted access and documented justification.</w:t>
            </w:r>
          </w:p>
        </w:tc>
      </w:tr>
      <w:tr>
        <w:tc>
          <w:tcPr>
            <w:tcW w:type="dxa" w:w="3312"/>
            <w:vAlign w:val="top"/>
          </w:tcPr>
          <w:p>
            <w:pPr>
              <w:spacing w:after="0"/>
            </w:pPr>
            <w:r/>
            <w:r>
              <w:rPr>
                <w:b w:val="0"/>
              </w:rPr>
              <w:t>Stored configuration and Customer-supplied secrets</w:t>
            </w:r>
          </w:p>
        </w:tc>
        <w:tc>
          <w:tcPr>
            <w:tcW w:type="dxa" w:w="2592"/>
            <w:vAlign w:val="top"/>
          </w:tcPr>
          <w:p>
            <w:pPr>
              <w:spacing w:after="0"/>
            </w:pPr>
            <w:r/>
            <w:r>
              <w:rPr>
                <w:b w:val="0"/>
              </w:rPr>
              <w:t>Until revoked, replaced, or deleted by Customer; delete within thirty (30) days after termination.</w:t>
            </w:r>
          </w:p>
        </w:tc>
        <w:tc>
          <w:tcPr>
            <w:tcW w:type="dxa" w:w="4320"/>
            <w:vAlign w:val="top"/>
          </w:tcPr>
          <w:p>
            <w:pPr>
              <w:spacing w:after="0"/>
            </w:pPr>
            <w:r/>
            <w:r>
              <w:rPr>
                <w:b w:val="0"/>
              </w:rPr>
              <w:t>Plaintext retrieval prohibited.</w:t>
            </w:r>
          </w:p>
        </w:tc>
      </w:tr>
      <w:tr>
        <w:tc>
          <w:tcPr>
            <w:tcW w:type="dxa" w:w="3312"/>
            <w:vAlign w:val="top"/>
          </w:tcPr>
          <w:p>
            <w:pPr>
              <w:spacing w:after="0"/>
            </w:pPr>
            <w:r/>
            <w:r>
              <w:rPr>
                <w:b w:val="0"/>
              </w:rPr>
              <w:t>Backups containing Customer Content</w:t>
            </w:r>
          </w:p>
        </w:tc>
        <w:tc>
          <w:tcPr>
            <w:tcW w:type="dxa" w:w="2592"/>
            <w:vAlign w:val="top"/>
          </w:tcPr>
          <w:p>
            <w:pPr>
              <w:spacing w:after="0"/>
            </w:pPr>
            <w:r/>
            <w:r>
              <w:rPr>
                <w:b w:val="0"/>
              </w:rPr>
              <w:t>Delete or age out within thirty (30) days of deletion request or termination, unless legally required.</w:t>
            </w:r>
          </w:p>
        </w:tc>
        <w:tc>
          <w:tcPr>
            <w:tcW w:type="dxa" w:w="4320"/>
            <w:vAlign w:val="top"/>
          </w:tcPr>
          <w:p>
            <w:pPr>
              <w:spacing w:after="0"/>
            </w:pPr>
            <w:r/>
            <w:r>
              <w:rPr>
                <w:b w:val="0"/>
              </w:rPr>
              <w:t>Legal holds must be disclosed to Customer if legally permitted.</w:t>
            </w:r>
          </w:p>
        </w:tc>
      </w:tr>
    </w:tbl>
    <w:p>
      <w:pPr>
        <w:spacing w:after="60"/>
      </w:pPr>
    </w:p>
    <w:p>
      <w:pPr>
        <w:spacing w:after="120" w:line="252" w:lineRule="auto"/>
      </w:pPr>
      <w:r>
        <w:t>9.5 Deletion. Customer may request deletion of Session transcripts, artifacts, stored configuration, repository clones, credentials, tokens, prompts, Outputs, logs containing Customer Content, and other Customer Content at any time. Provider shall delete active and primary copies within seven (7) days and all remaining backup and Subprocessor copies within thirty (30) days of request or termination, except for limited records Provider is required by applicable law to retain.</w:t>
      </w:r>
    </w:p>
    <w:p>
      <w:pPr>
        <w:spacing w:after="120" w:line="252" w:lineRule="auto"/>
      </w:pPr>
      <w:r>
        <w:t>9.6 Deletion Certification. Upon Customer request, Provider shall provide a deletion certificate identifying data categories deleted, systems covered, Subprocessors notified, date of completion, any retained legal records, and the basis for any retention.</w:t>
      </w:r>
    </w:p>
    <w:p>
      <w:pPr>
        <w:spacing w:after="120" w:line="252" w:lineRule="auto"/>
      </w:pPr>
      <w:r>
        <w:t>9.7 Export. Provider shall make Customer Content export available in a reasonably usable format upon request, including Session transcripts, artifacts, available audit logs, stored configuration, and other Customer Content reasonably accessible through the Services.</w:t>
      </w:r>
    </w:p>
    <w:p>
      <w:pPr>
        <w:pStyle w:val="Heading1"/>
        <w:spacing w:after="120" w:line="252" w:lineRule="auto"/>
      </w:pPr>
      <w:r>
        <w:t>10. Secure Development, Testing, and Vulnerability Management</w:t>
      </w:r>
    </w:p>
    <w:p>
      <w:pPr>
        <w:spacing w:after="120" w:line="252" w:lineRule="auto"/>
      </w:pPr>
      <w:r>
        <w:t>10.1 Secure SDLC. Provider shall maintain a secure software-development lifecycle that includes peer review for code changes, branch protection, dependency scanning, secret scanning, static analysis, infrastructure-as-code review, container/image scanning where applicable, security review for material architecture changes, and separation of duties for production deployment.</w:t>
      </w:r>
    </w:p>
    <w:p>
      <w:pPr>
        <w:spacing w:after="120" w:line="252" w:lineRule="auto"/>
      </w:pPr>
      <w:del w:id="1014" w:author="Arcanist" w:date="2026-05-22T00:00:00Z">
        <w:r>
          <w:delText>10.2 Independent Testing. Before production access to Customer restricted repositories or any broad repository access, Provider shall complete an independent third-party penetration test and architecture review covering the control plane, GitHub App integration, OAuth flows, token storage, webhook validation, sandbox isolation and resume paths, network egress controls, logging and telemetry, model-provider routing, cloud/IaaS configuration, and administrative access. Provider shall remediate critical and high findings before such access is enabled and provide Customer an executive summary and remediation attestation.</w:delText>
        </w:r>
      </w:del>
      <w:ins w:id="1015" w:author="Arcanist" w:date="2026-05-22T00:00:00Z">
        <w:r>
          <w:t xml:space="preserve">Provider shall commission an independent third-party penetration test and architecture review covering the control plane, GitHub App integration, OAuth flows, token storage, webhook validation, sandbox isolation and resume paths, network egress controls, logging and telemetry, model-provider routing, cloud/IaaS configuration, and administrative access. Provider shall commission such test as part of its SOC 2 audit cycle (commencing in June 2026) and shall provide Customer an executive summary and remediation attestation upon completion. Pending completion of the initial test, the interim assurance package provided pursuant to Section 11.3 and Customer's configuration of the restricted-mode deployment controls in Section 15.3 shall serve as Customer's interim risk mitigation. Critical and high findings shall be remediated within the timeframes set forth in Section 10.4.</w:t>
        </w:r>
      </w:ins>
    </w:p>
    <w:p>
      <w:pPr>
        <w:spacing w:after="120" w:line="252" w:lineRule="auto"/>
      </w:pPr>
      <w:del w:id="1016" w:author="Arcanist" w:date="2026-05-22T00:00:00Z">
        <w:r>
          <w:delText>10.3 Annual Testing. Provider shall commission an independent third-party penetration test at least annually and after material architecture changes affecting Customer Content. Automated, autonomous, or internal adversarial testing may supplement but shall not replace independent third-party testing.</w:delText>
        </w:r>
      </w:del>
      <w:ins w:id="1017" w:author="Arcanist" w:date="2026-05-22T00:00:00Z">
        <w:r>
          <w:t xml:space="preserve">Beginning with the initial test commissioned pursuant to Section 10.2, Provider shall commission an independent third-party penetration test at least annually thereafter, and shall use commercially reasonable efforts to commission targeted testing following material architecture changes affecting Customer Content. Automated, autonomous, or internal adversarial testing may supplement but shall not replace independent third-party testing.</w:t>
        </w:r>
      </w:ins>
    </w:p>
    <w:p>
      <w:pPr>
        <w:spacing w:after="120" w:line="252" w:lineRule="auto"/>
      </w:pPr>
      <w:del w:id="1018" w:author="Arcanist" w:date="2026-05-22T00:00:00Z">
        <w:r>
          <w:delText>10.4 Vulnerability Remediation. Provider shall remediate vulnerabilities affecting the Services or Customer Content within the following timeframes, measured from discovery or notification unless a shorter timeframe is reasonably required by active exploitation: critical within seven (7) days; high within thirty (30) days; medium within ninety (90) days; and actively exploited vulnerabilities as soon as practicable and no later than seventy-two (72) hours for containment or compensating controls. Provider shall document risk acceptance for any exception and provide Customer notice for exceptions materially affecting Customer Content.</w:delText>
        </w:r>
      </w:del>
      <w:ins w:id="1019" w:author="Arcanist" w:date="2026-05-22T00:00:00Z">
        <w:r>
          <w:t xml:space="preserve">Provider shall use commercially reasonable efforts to remediate vulnerabilities affecting the Services or Customer Content within the following target timeframes, measured from discovery or notification: critical within seven (7) days; high within thirty (30) days; medium within ninety (90) days; and actively exploited vulnerabilities as soon as practicable and no later than seventy-two (72) hours for containment or compensating controls. Provider shall document risk acceptance for any exception and provide Customer notice for exceptions materially affecting Customer Content.</w:t>
        </w:r>
      </w:ins>
    </w:p>
    <w:p>
      <w:pPr>
        <w:spacing w:after="120" w:line="252" w:lineRule="auto"/>
      </w:pPr>
      <w:r>
        <w:t>10.5 Coordinated Disclosure. Provider shall maintain a coordinated vulnerability disclosure process and security contact. Provider shall triage external reports in a timely manner and shall notify Customer of validated vulnerabilities that materially affect Customer Content or Customer systems.</w:t>
      </w:r>
    </w:p>
    <w:p>
      <w:pPr>
        <w:pStyle w:val="Heading1"/>
        <w:spacing w:after="120" w:line="252" w:lineRule="auto"/>
      </w:pPr>
      <w:r>
        <w:t>11. Monitoring, Audit Logs, Security Evidence, and Customer Assurance</w:t>
      </w:r>
    </w:p>
    <w:p>
      <w:pPr>
        <w:spacing w:after="120" w:line="252" w:lineRule="auto"/>
      </w:pPr>
      <w:r>
        <w:t>11.1 Monitoring. Provider shall maintain security monitoring for authentication events, administrative actions, cloud-console activity, GitHub App token use, GitHub permission changes, repository access, sandbox lifecycle events, egress-policy changes, denied egress, anomalous bulk access, model-routing changes, and security-control failures involving Customer Content.</w:t>
      </w:r>
    </w:p>
    <w:p>
      <w:pPr>
        <w:spacing w:after="120" w:line="252" w:lineRule="auto"/>
      </w:pPr>
      <w:r>
        <w:t>11.2 Customer Audit Logs. Upon reasonable request, Provider shall provide Customer with available logs relating to Customer Content, including repository actions by Provider or Agents, Session creation and termination, GitHub App token use, Privileged Access, egress-policy events, deletion events, and Security Incident evidence, subject to reasonable protection of other customers and Provider confidential security information.</w:t>
      </w:r>
    </w:p>
    <w:p>
      <w:pPr>
        <w:spacing w:after="120" w:line="252" w:lineRule="auto"/>
      </w:pPr>
      <w:r>
        <w:t>11.3 Assurance Materials. Provider shall provide, under NDA if required, current security-assurance materials reasonably requested by Customer, including SOC 2 reports when available, penetration-test executive summaries, remediation attestations, security architecture summaries, data-flow diagrams, access-control summaries, subprocessor list, vulnerability-management summary, incident-response policy summary, and business-continuity summary.</w:t>
      </w:r>
    </w:p>
    <w:p>
      <w:pPr>
        <w:spacing w:after="120" w:line="252" w:lineRule="auto"/>
      </w:pPr>
      <w:del w:id="1020" w:author="Arcanist" w:date="2026-05-22T00:00:00Z">
        <w:r>
          <w:delText>11.4 SOC 2 Condition. Until Provider delivers a completed SOC 2 Type II report or other mutually acceptable independent assurance report covering the Services, Customer may restrict repository scope, prohibit access to restricted repositories, require read-only access, disable write access, prohibit production secrets and PHI, require BYOK, require shorter retention, require egress restrictions, or require additional security evidence as a condition of continued use.</w:delText>
        </w:r>
      </w:del>
      <w:ins w:id="1021" w:author="Arcanist" w:date="2026-05-22T00:00:00Z">
        <w:r>
          <w:t xml:space="preserve">Provider shall commence a SOC 2 Type II audit by no later than June 2026 and shall use commercially reasonable efforts to deliver a completed SOC 2 Type II report (or an equivalent independent assurance report covering the Services) within twelve (12) months of audit commencement. Until Provider delivers such report, Customer may, at its election, configure the Services to apply any of the following controls: restricted repository scope, read-only access, no write access, no production secrets, no PHI handling, BYOK model credentials, shorter retention windows (subject to Provider's minimum operational requirements), and Customer-specific egress allowlists. The configuration options identified in Section 15.3 shall be sufficient to give effect to this Section 11.4.</w:t>
        </w:r>
      </w:ins>
    </w:p>
    <w:p>
      <w:pPr>
        <w:spacing w:after="120" w:line="252" w:lineRule="auto"/>
      </w:pPr>
      <w:r>
        <w:t>11.5 Audit Right. If Customer reasonably determines that assurance materials are insufficient to assess risk to Customer Content, or following a Security Incident, Provider shall cooperate with a reasonable Customer security review or audit, subject to reasonable notice, confidentiality, avoidance of disruption, and protection of other customers.</w:t>
      </w:r>
    </w:p>
    <w:p>
      <w:pPr>
        <w:pStyle w:val="Heading1"/>
        <w:spacing w:after="120" w:line="252" w:lineRule="auto"/>
      </w:pPr>
      <w:r>
        <w:t>12. Security Incident Response and Notification</w:t>
      </w:r>
    </w:p>
    <w:p>
      <w:pPr>
        <w:spacing w:after="120" w:line="252" w:lineRule="auto"/>
      </w:pPr>
      <w:r>
        <w:t>12.1 Notification Timeline. Provider shall notify Customer without undue delay and in no event later than twenty-four (24) hours after discovering any Security Incident. Notification shall include, to the extent known at the time, the nature of the incident, affected systems, affected Customer Content or credentials, time period, containment steps, actions Customer should take, and Provider contact for incident coordination.</w:t>
      </w:r>
    </w:p>
    <w:p>
      <w:pPr>
        <w:spacing w:after="120" w:line="252" w:lineRule="auto"/>
      </w:pPr>
      <w:r>
        <w:t>12.2 Investigation and Cooperation. Provider shall promptly investigate, contain, remediate, and mitigate each Security Incident; preserve relevant logs and forensic evidence; cooperate with Customer investigation, regulatory, contractual, and customer-notification obligations; and provide periodic updates until containment and remediation are complete.</w:t>
      </w:r>
    </w:p>
    <w:p>
      <w:pPr>
        <w:spacing w:after="120" w:line="252" w:lineRule="auto"/>
      </w:pPr>
      <w:r>
        <w:t>12.3 Post-Incident Report. Within ten (10) business days after containment, or such longer period as reasonably necessary for complex investigations, Provider shall provide a written post-incident report identifying root cause, timeline, affected data, affected systems, containment actions, remediation actions, corrective controls, and evidence of completion.</w:t>
      </w:r>
    </w:p>
    <w:p>
      <w:pPr>
        <w:spacing w:after="120" w:line="252" w:lineRule="auto"/>
      </w:pPr>
      <w:r>
        <w:t>12.4 Credential and GitHub Compromise. For any actual or suspected compromise of GitHub tokens, OAuth credentials, webhook secrets, model-provider keys, cloud keys, Customer credentials, or repository access paths, Provider shall promptly rotate or revoke affected credentials, assist Customer with Customer-side rotation or revocation, and provide evidence of completion.</w:t>
      </w:r>
    </w:p>
    <w:p>
      <w:pPr>
        <w:pStyle w:val="Heading1"/>
        <w:spacing w:after="120" w:line="252" w:lineRule="auto"/>
      </w:pPr>
      <w:r>
        <w:t>13. Subprocessors</w:t>
      </w:r>
    </w:p>
    <w:p>
      <w:pPr>
        <w:spacing w:after="120" w:line="252" w:lineRule="auto"/>
      </w:pPr>
      <w:r>
        <w:t>13.1 Subprocessor List. Provider shall maintain and attach a current Subprocessor list identifying each Subprocessor, service function, data categories processed, whether the Subprocessor can access Customer Content, hosting region, security certifications or assurance reports, whether PHI may be processed, and whether a BAA or equivalent is in place.</w:t>
      </w:r>
    </w:p>
    <w:p>
      <w:pPr>
        <w:spacing w:after="120" w:line="252" w:lineRule="auto"/>
      </w:pPr>
      <w:r>
        <w:t>13.2 Flow-Down Terms. Provider shall not permit any Subprocessor to process Customer Content unless bound by written obligations at least as protective as this Exhibit and the Terms, including confidentiality, security, access control, deletion, breach notification, audit support, retention limits, non-training where applicable, and HIPAA business associate obligations where applicable.</w:t>
      </w:r>
    </w:p>
    <w:p>
      <w:pPr>
        <w:spacing w:after="120" w:line="252" w:lineRule="auto"/>
      </w:pPr>
      <w:del w:id="1022" w:author="Arcanist" w:date="2026-05-22T00:00:00Z">
        <w:r>
          <w:delText>13.3 Notice and Objection. Provider shall provide at least thirty (30) days advance notice before adding or materially changing a Subprocessor with access to Customer Content. Customer may reasonably object to a new or changed Subprocessor based on security, privacy, PHI, regulatory, or confidentiality concerns. If the parties cannot resolve the objection, Customer may suspend affected processing or terminate affected Services without penalty.</w:delText>
        </w:r>
      </w:del>
      <w:ins w:id="1023" w:author="Arcanist" w:date="2026-05-22T00:00:00Z">
        <w:r>
          <w:t xml:space="preserve">Provider shall provide at least thirty (30) days advance notice before adding or materially changing a Subprocessor with access to Customer Content. Customer may reasonably object to a new or changed Subprocessor based on security, privacy, PHI, regulatory, or confidentiality concerns. If the parties cannot resolve the objection in good faith: (i) for non-foundational Subprocessors, Customer may suspend affected processing or terminate affected Services without penalty; and (ii) for foundational Subprocessors necessary to the operation of the Services (as of the Effective Date, including E2B, Cloudflare, AWS, and OpenAI), Customer may terminate affected Services, and Provider shall refund any prepaid fees attributable to Services not yet delivered.</w:t>
        </w:r>
      </w:ins>
    </w:p>
    <w:p>
      <w:pPr>
        <w:spacing w:after="120" w:line="252" w:lineRule="auto"/>
      </w:pPr>
      <w:r>
        <w:t>13.4 Subprocessor Incidents. Provider shall notify Customer of any actual or reasonably suspected Subprocessor incident affecting Customer Content within the same timeline required for Security Incidents and shall remain responsible for Subprocessor acts and omissions relating to Customer Content.</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16"/>
            <w:shd w:fill="D9EAF7"/>
            <w:vAlign w:val="top"/>
          </w:tcPr>
          <w:p>
            <w:pPr>
              <w:spacing w:after="0"/>
            </w:pPr>
            <w:r/>
            <w:r>
              <w:rPr>
                <w:b/>
              </w:rPr>
              <w:t>Subprocessor</w:t>
            </w:r>
          </w:p>
        </w:tc>
        <w:tc>
          <w:tcPr>
            <w:tcW w:type="dxa" w:w="2448"/>
            <w:shd w:fill="D9EAF7"/>
            <w:vAlign w:val="top"/>
          </w:tcPr>
          <w:p>
            <w:pPr>
              <w:spacing w:after="0"/>
            </w:pPr>
            <w:r/>
            <w:r>
              <w:rPr>
                <w:b/>
              </w:rPr>
              <w:t>Function</w:t>
            </w:r>
          </w:p>
        </w:tc>
        <w:tc>
          <w:tcPr>
            <w:tcW w:type="dxa" w:w="2304"/>
            <w:shd w:fill="D9EAF7"/>
            <w:vAlign w:val="top"/>
          </w:tcPr>
          <w:p>
            <w:pPr>
              <w:spacing w:after="0"/>
            </w:pPr>
            <w:r/>
            <w:r>
              <w:rPr>
                <w:b/>
              </w:rPr>
              <w:t>Customer Content Access</w:t>
            </w:r>
          </w:p>
        </w:tc>
        <w:tc>
          <w:tcPr>
            <w:tcW w:type="dxa" w:w="1440"/>
            <w:shd w:fill="D9EAF7"/>
            <w:vAlign w:val="top"/>
          </w:tcPr>
          <w:p>
            <w:pPr>
              <w:spacing w:after="0"/>
            </w:pPr>
            <w:r/>
            <w:r>
              <w:rPr>
                <w:b/>
              </w:rPr>
              <w:t>Region(s)</w:t>
            </w:r>
          </w:p>
        </w:tc>
        <w:tc>
          <w:tcPr>
            <w:tcW w:type="dxa" w:w="3312"/>
            <w:shd w:fill="D9EAF7"/>
            <w:vAlign w:val="top"/>
          </w:tcPr>
          <w:p>
            <w:pPr>
              <w:spacing w:after="0"/>
            </w:pPr>
            <w:r/>
            <w:r>
              <w:rPr>
                <w:b/>
              </w:rPr>
              <w:t>Assurance / Contractual Status</w:t>
            </w:r>
          </w:p>
        </w:tc>
      </w:tr>
      <w:tr>
        <w:tc>
          <w:tcPr>
            <w:tcW w:type="dxa" w:w="2016"/>
            <w:vAlign w:val="top"/>
          </w:tcPr>
          <w:p>
            <w:pPr>
              <w:spacing w:after="0"/>
            </w:pPr>
            <w:r/>
            <w:r>
              <w:rPr>
                <w:b w:val="0"/>
              </w:rPr>
              <w:t>E2B</w:t>
            </w:r>
          </w:p>
        </w:tc>
        <w:tc>
          <w:tcPr>
            <w:tcW w:type="dxa" w:w="2448"/>
            <w:vAlign w:val="top"/>
          </w:tcPr>
          <w:p>
            <w:pPr>
              <w:spacing w:after="0"/>
            </w:pPr>
            <w:r/>
            <w:r>
              <w:rPr>
                <w:b w:val="0"/>
              </w:rPr>
              <w:t>Session sandbox hosting</w:t>
            </w:r>
          </w:p>
        </w:tc>
        <w:tc>
          <w:tcPr>
            <w:tcW w:type="dxa" w:w="2304"/>
            <w:vAlign w:val="top"/>
          </w:tcPr>
          <w:p>
            <w:pPr>
              <w:spacing w:after="0"/>
            </w:pPr>
            <w:r/>
            <w:r>
              <w:rPr>
                <w:b w:val="0"/>
              </w:rPr>
              <w:t>[Provider to complete]</w:t>
            </w:r>
          </w:p>
        </w:tc>
        <w:tc>
          <w:tcPr>
            <w:tcW w:type="dxa" w:w="1440"/>
            <w:vAlign w:val="top"/>
          </w:tcPr>
          <w:p>
            <w:pPr>
              <w:spacing w:after="0"/>
            </w:pPr>
            <w:r/>
            <w:r>
              <w:rPr>
                <w:b w:val="0"/>
              </w:rPr>
              <w:t>[Provider to complete]</w:t>
            </w:r>
          </w:p>
        </w:tc>
        <w:tc>
          <w:tcPr>
            <w:tcW w:type="dxa" w:w="3312"/>
            <w:vAlign w:val="top"/>
          </w:tcPr>
          <w:p>
            <w:pPr>
              <w:spacing w:after="0"/>
            </w:pPr>
            <w:r/>
            <w:r>
              <w:rPr>
                <w:b w:val="0"/>
              </w:rPr>
              <w:t>[Provider to complete]</w:t>
            </w:r>
          </w:p>
        </w:tc>
      </w:tr>
      <w:tr>
        <w:tc>
          <w:tcPr>
            <w:tcW w:type="dxa" w:w="2016"/>
            <w:vAlign w:val="top"/>
          </w:tcPr>
          <w:p>
            <w:pPr>
              <w:spacing w:after="0"/>
            </w:pPr>
            <w:r/>
            <w:r>
              <w:rPr>
                <w:b w:val="0"/>
              </w:rPr>
              <w:t>Cloudflare</w:t>
            </w:r>
          </w:p>
        </w:tc>
        <w:tc>
          <w:tcPr>
            <w:tcW w:type="dxa" w:w="2448"/>
            <w:vAlign w:val="top"/>
          </w:tcPr>
          <w:p>
            <w:pPr>
              <w:spacing w:after="0"/>
            </w:pPr>
            <w:r/>
            <w:r>
              <w:rPr>
                <w:b w:val="0"/>
              </w:rPr>
              <w:t>Control plane / Workers / Durable Objects / D1</w:t>
            </w:r>
          </w:p>
        </w:tc>
        <w:tc>
          <w:tcPr>
            <w:tcW w:type="dxa" w:w="2304"/>
            <w:vAlign w:val="top"/>
          </w:tcPr>
          <w:p>
            <w:pPr>
              <w:spacing w:after="0"/>
            </w:pPr>
            <w:r/>
            <w:r>
              <w:rPr>
                <w:b w:val="0"/>
              </w:rPr>
              <w:t>[Provider to complete]</w:t>
            </w:r>
          </w:p>
        </w:tc>
        <w:tc>
          <w:tcPr>
            <w:tcW w:type="dxa" w:w="1440"/>
            <w:vAlign w:val="top"/>
          </w:tcPr>
          <w:p>
            <w:pPr>
              <w:spacing w:after="0"/>
            </w:pPr>
            <w:r/>
            <w:r>
              <w:rPr>
                <w:b w:val="0"/>
              </w:rPr>
              <w:t>[Provider to complete]</w:t>
            </w:r>
          </w:p>
        </w:tc>
        <w:tc>
          <w:tcPr>
            <w:tcW w:type="dxa" w:w="3312"/>
            <w:vAlign w:val="top"/>
          </w:tcPr>
          <w:p>
            <w:pPr>
              <w:spacing w:after="0"/>
            </w:pPr>
            <w:r/>
            <w:r>
              <w:rPr>
                <w:b w:val="0"/>
              </w:rPr>
              <w:t>[Provider to complete]</w:t>
            </w:r>
          </w:p>
        </w:tc>
      </w:tr>
      <w:tr>
        <w:tc>
          <w:tcPr>
            <w:tcW w:type="dxa" w:w="2016"/>
            <w:vAlign w:val="top"/>
          </w:tcPr>
          <w:p>
            <w:pPr>
              <w:spacing w:after="0"/>
            </w:pPr>
            <w:r/>
            <w:r>
              <w:rPr>
                <w:b w:val="0"/>
              </w:rPr>
              <w:t>AWS</w:t>
            </w:r>
          </w:p>
        </w:tc>
        <w:tc>
          <w:tcPr>
            <w:tcW w:type="dxa" w:w="2448"/>
            <w:vAlign w:val="top"/>
          </w:tcPr>
          <w:p>
            <w:pPr>
              <w:spacing w:after="0"/>
            </w:pPr>
            <w:r/>
            <w:r>
              <w:rPr>
                <w:b w:val="0"/>
              </w:rPr>
              <w:t>S3 and related storage / secrets services</w:t>
            </w:r>
          </w:p>
        </w:tc>
        <w:tc>
          <w:tcPr>
            <w:tcW w:type="dxa" w:w="2304"/>
            <w:vAlign w:val="top"/>
          </w:tcPr>
          <w:p>
            <w:pPr>
              <w:spacing w:after="0"/>
            </w:pPr>
            <w:r/>
            <w:r>
              <w:rPr>
                <w:b w:val="0"/>
              </w:rPr>
              <w:t>[Provider to complete]</w:t>
            </w:r>
          </w:p>
        </w:tc>
        <w:tc>
          <w:tcPr>
            <w:tcW w:type="dxa" w:w="1440"/>
            <w:vAlign w:val="top"/>
          </w:tcPr>
          <w:p>
            <w:pPr>
              <w:spacing w:after="0"/>
            </w:pPr>
            <w:r/>
            <w:r>
              <w:rPr>
                <w:b w:val="0"/>
              </w:rPr>
              <w:t>[Provider to complete]</w:t>
            </w:r>
          </w:p>
        </w:tc>
        <w:tc>
          <w:tcPr>
            <w:tcW w:type="dxa" w:w="3312"/>
            <w:vAlign w:val="top"/>
          </w:tcPr>
          <w:p>
            <w:pPr>
              <w:spacing w:after="0"/>
            </w:pPr>
            <w:r/>
            <w:r>
              <w:rPr>
                <w:b w:val="0"/>
              </w:rPr>
              <w:t>[Provider to complete]</w:t>
            </w:r>
          </w:p>
        </w:tc>
      </w:tr>
      <w:tr>
        <w:tc>
          <w:tcPr>
            <w:tcW w:type="dxa" w:w="2016"/>
            <w:vAlign w:val="top"/>
          </w:tcPr>
          <w:p>
            <w:pPr>
              <w:spacing w:after="0"/>
            </w:pPr>
            <w:r/>
            <w:r>
              <w:rPr>
                <w:b w:val="0"/>
              </w:rPr>
              <w:t>OpenAI or other model providers</w:t>
            </w:r>
          </w:p>
        </w:tc>
        <w:tc>
          <w:tcPr>
            <w:tcW w:type="dxa" w:w="2448"/>
            <w:vAlign w:val="top"/>
          </w:tcPr>
          <w:p>
            <w:pPr>
              <w:spacing w:after="0"/>
            </w:pPr>
            <w:r/>
            <w:r>
              <w:rPr>
                <w:b w:val="0"/>
              </w:rPr>
              <w:t>Model inference and auxiliary LLM workflows</w:t>
            </w:r>
          </w:p>
        </w:tc>
        <w:tc>
          <w:tcPr>
            <w:tcW w:type="dxa" w:w="2304"/>
            <w:vAlign w:val="top"/>
          </w:tcPr>
          <w:p>
            <w:pPr>
              <w:spacing w:after="0"/>
            </w:pPr>
            <w:r/>
            <w:r>
              <w:rPr>
                <w:b w:val="0"/>
              </w:rPr>
              <w:t>[Provider to complete]</w:t>
            </w:r>
          </w:p>
        </w:tc>
        <w:tc>
          <w:tcPr>
            <w:tcW w:type="dxa" w:w="1440"/>
            <w:vAlign w:val="top"/>
          </w:tcPr>
          <w:p>
            <w:pPr>
              <w:spacing w:after="0"/>
            </w:pPr>
            <w:r/>
            <w:r>
              <w:rPr>
                <w:b w:val="0"/>
              </w:rPr>
              <w:t>[Provider to complete]</w:t>
            </w:r>
          </w:p>
        </w:tc>
        <w:tc>
          <w:tcPr>
            <w:tcW w:type="dxa" w:w="3312"/>
            <w:vAlign w:val="top"/>
          </w:tcPr>
          <w:p>
            <w:pPr>
              <w:spacing w:after="0"/>
            </w:pPr>
            <w:r/>
            <w:r>
              <w:rPr>
                <w:b w:val="0"/>
              </w:rPr>
              <w:t>[ZDR / BAA / non-training terms to be confirmed]</w:t>
            </w:r>
          </w:p>
        </w:tc>
      </w:tr>
      <w:tr>
        <w:tc>
          <w:tcPr>
            <w:tcW w:type="dxa" w:w="2016"/>
            <w:vAlign w:val="top"/>
          </w:tcPr>
          <w:p>
            <w:pPr>
              <w:spacing w:after="0"/>
            </w:pPr>
            <w:r/>
            <w:r>
              <w:rPr>
                <w:b w:val="0"/>
              </w:rPr>
              <w:t>Strix or other security testing tools</w:t>
            </w:r>
          </w:p>
        </w:tc>
        <w:tc>
          <w:tcPr>
            <w:tcW w:type="dxa" w:w="2448"/>
            <w:vAlign w:val="top"/>
          </w:tcPr>
          <w:p>
            <w:pPr>
              <w:spacing w:after="0"/>
            </w:pPr>
            <w:r/>
            <w:r>
              <w:rPr>
                <w:b w:val="0"/>
              </w:rPr>
              <w:t>Security testing and validation</w:t>
            </w:r>
          </w:p>
        </w:tc>
        <w:tc>
          <w:tcPr>
            <w:tcW w:type="dxa" w:w="2304"/>
            <w:vAlign w:val="top"/>
          </w:tcPr>
          <w:p>
            <w:pPr>
              <w:spacing w:after="0"/>
            </w:pPr>
            <w:r/>
            <w:r>
              <w:rPr>
                <w:b w:val="0"/>
              </w:rPr>
              <w:t>[Provider to complete]</w:t>
            </w:r>
          </w:p>
        </w:tc>
        <w:tc>
          <w:tcPr>
            <w:tcW w:type="dxa" w:w="1440"/>
            <w:vAlign w:val="top"/>
          </w:tcPr>
          <w:p>
            <w:pPr>
              <w:spacing w:after="0"/>
            </w:pPr>
            <w:r/>
            <w:r>
              <w:rPr>
                <w:b w:val="0"/>
              </w:rPr>
              <w:t>[Provider to complete]</w:t>
            </w:r>
          </w:p>
        </w:tc>
        <w:tc>
          <w:tcPr>
            <w:tcW w:type="dxa" w:w="3312"/>
            <w:vAlign w:val="top"/>
          </w:tcPr>
          <w:p>
            <w:pPr>
              <w:spacing w:after="0"/>
            </w:pPr>
            <w:r/>
            <w:r>
              <w:rPr>
                <w:b w:val="0"/>
              </w:rPr>
              <w:t>[Provider to complete]</w:t>
            </w:r>
          </w:p>
        </w:tc>
      </w:tr>
    </w:tbl>
    <w:p>
      <w:pPr>
        <w:spacing w:after="60"/>
      </w:pPr>
    </w:p>
    <w:p>
      <w:pPr>
        <w:pStyle w:val="Heading1"/>
        <w:spacing w:after="120" w:line="252" w:lineRule="auto"/>
      </w:pPr>
      <w:r>
        <w:t>14. PHI, Regulated Data, and Confidentiality</w:t>
      </w:r>
    </w:p>
    <w:p>
      <w:pPr>
        <w:spacing w:after="120" w:line="252" w:lineRule="auto"/>
      </w:pPr>
      <w:r>
        <w:t>14.1 PHI. Provider shall not process PHI except as permitted by the applicable Business Associate Subcontractor Agreement and only through systems and Subprocessors authorized for PHI. Provider shall apply minimum-necessary principles, access controls, audit logging, encryption, breach notification, and return/deletion obligations consistent with the Business Associate Subcontractor Agreement.</w:t>
      </w:r>
    </w:p>
    <w:p>
      <w:pPr>
        <w:spacing w:after="120" w:line="252" w:lineRule="auto"/>
      </w:pPr>
      <w:r>
        <w:t>14.2 Restricted Data. Customer may prohibit or restrict processing of PHI, production data, patient data, credentials, security keys, vulnerability information, export-controlled data, or other restricted data within the Services. Provider shall provide configuration and operational support reasonably necessary to enforce such restrictions.</w:t>
      </w:r>
    </w:p>
    <w:p>
      <w:pPr>
        <w:spacing w:after="120" w:line="252" w:lineRule="auto"/>
      </w:pPr>
      <w:r>
        <w:t>14.3 Confidentiality. Provider shall protect Customer Content as Customer confidential information and shall not disclose Customer Content except to authorized personnel, Agents, and Subprocessors as necessary to provide the Services and subject to this Exhibit and the Terms.</w:t>
      </w:r>
    </w:p>
    <w:p>
      <w:pPr>
        <w:pStyle w:val="Heading1"/>
        <w:spacing w:after="120" w:line="252" w:lineRule="auto"/>
      </w:pPr>
      <w:r>
        <w:t>15. Customer Controls, Administrative Visibility, and Safe Use</w:t>
      </w:r>
    </w:p>
    <w:p>
      <w:pPr>
        <w:spacing w:after="120" w:line="252" w:lineRule="auto"/>
      </w:pPr>
      <w:r>
        <w:t>15.1 Customer Administration. Customer administrators shall control which organizations, repositories, branches, Connected Services, model credentials, egress destinations, persistence settings, retention settings, and write capabilities Provider is permitted to use. Customer shall be able to disable or suspend access promptly through the Services or by uninstalling integrations.</w:t>
      </w:r>
    </w:p>
    <w:p>
      <w:pPr>
        <w:spacing w:after="120" w:line="252" w:lineRule="auto"/>
      </w:pPr>
      <w:r>
        <w:t>15.2 Required Human Review. Provider-generated changes shall be subject to Customer branch protections, CODEOWNERS, required reviews, required checks, security review, and release processes. Provider shall not bypass these controls or encourage Customer personnel to bypass them.</w:t>
      </w:r>
    </w:p>
    <w:p>
      <w:pPr>
        <w:spacing w:after="120" w:line="252" w:lineRule="auto"/>
      </w:pPr>
      <w:r>
        <w:t>15.3 Recommended Deployment Controls. Provider shall support Customer deployment models that limit blast radius, including selected repository installation, read-only mode, no production secrets, no PHI unless expressly enabled, no workflow-file access by default, disabled sandbox persistence, customer-specific egress allowlists, and BYOK model-provider credentials.</w:t>
      </w:r>
    </w:p>
    <w:p>
      <w:pPr>
        <w:pStyle w:val="Heading1"/>
        <w:spacing w:after="120" w:line="252" w:lineRule="auto"/>
      </w:pPr>
      <w:r>
        <w:t>16. Business Continuity, Backup, and Termination Support</w:t>
      </w:r>
    </w:p>
    <w:p>
      <w:pPr>
        <w:spacing w:after="120" w:line="252" w:lineRule="auto"/>
      </w:pPr>
      <w:r>
        <w:t>16.1 Continuity. Provider shall maintain business-continuity and disaster-recovery procedures appropriate to the Services and shall test or review such procedures at least annually. Backup and recovery processes shall preserve Customer Content confidentiality, integrity, encryption, access controls, and deletion obligations.</w:t>
      </w:r>
    </w:p>
    <w:p>
      <w:pPr>
        <w:spacing w:after="120" w:line="252" w:lineRule="auto"/>
      </w:pPr>
      <w:r>
        <w:t>16.2 Termination Support. Upon termination or expiration, Provider shall stop processing Customer Content except as necessary to export or delete Customer Content, revoke or disable Provider-controlled access to Customer systems, delete Customer Content under Section 9, and provide deletion certification upon request.</w:t>
      </w:r>
    </w:p>
    <w:p>
      <w:pPr>
        <w:pStyle w:val="Heading1"/>
        <w:spacing w:after="120" w:line="252" w:lineRule="auto"/>
      </w:pPr>
      <w:r>
        <w:t>17. Required Attachments and Provider Completion Items</w:t>
      </w:r>
    </w:p>
    <w:p>
      <w:pPr>
        <w:spacing w:after="120" w:line="252" w:lineRule="auto"/>
      </w:pPr>
      <w:r>
        <w:t>Provider shall complete and attach the following before Customer grants production or restricted repository access:</w:t>
      </w:r>
    </w:p>
    <w:p>
      <w:pPr>
        <w:pStyle w:val="ListNumber"/>
        <w:spacing w:after="60" w:line="252" w:lineRule="auto"/>
      </w:pPr>
      <w:r>
        <w:t>GitHub App permission manifest, including read/write levels, webhook events, token types, token lifetimes, private-key storage, and justification for each permission.</w:t>
      </w:r>
    </w:p>
    <w:p>
      <w:pPr>
        <w:pStyle w:val="ListNumber"/>
        <w:spacing w:after="60" w:line="252" w:lineRule="auto"/>
      </w:pPr>
      <w:r>
        <w:t>Architecture and data-flow diagrams showing Customer Content flows, trust boundaries, regions, model providers, logging destinations, and Subprocessors.</w:t>
      </w:r>
    </w:p>
    <w:p>
      <w:pPr>
        <w:pStyle w:val="ListNumber"/>
        <w:spacing w:after="60" w:line="252" w:lineRule="auto"/>
      </w:pPr>
      <w:r>
        <w:t>Default and Customer-specific sandbox egress allowlists, including approved domains, ports, protocols, DNS handling, package registries, and blocked categories.</w:t>
      </w:r>
    </w:p>
    <w:p>
      <w:pPr>
        <w:pStyle w:val="ListNumber"/>
        <w:spacing w:after="60" w:line="252" w:lineRule="auto"/>
      </w:pPr>
      <w:r>
        <w:t>Subprocessor list with data categories, regions, assurance materials, PHI status, and contractual status.</w:t>
      </w:r>
    </w:p>
    <w:p>
      <w:pPr>
        <w:pStyle w:val="ListNumber"/>
        <w:spacing w:after="60" w:line="252" w:lineRule="auto"/>
      </w:pPr>
      <w:r>
        <w:t>Data inventory and retention map for prompts, model traces, transcripts, artifacts, logs, backups, support tickets, telemetry, and Subprocessor copies.</w:t>
      </w:r>
    </w:p>
    <w:p>
      <w:pPr>
        <w:pStyle w:val="ListNumber"/>
        <w:spacing w:after="60" w:line="252" w:lineRule="auto"/>
      </w:pPr>
      <w:r>
        <w:t>Privileged-access and break-glass policy, including hardware MFA requirements, approval flow, audit fields, retention, and sample log format.</w:t>
      </w:r>
    </w:p>
    <w:p>
      <w:pPr>
        <w:pStyle w:val="ListNumber"/>
        <w:spacing w:after="60" w:line="252" w:lineRule="auto"/>
      </w:pPr>
      <w:r>
        <w:t>Security testing evidence, including independent penetration-test scope, findings summary, remediation attestation, and vulnerability-management policy.</w:t>
      </w:r>
    </w:p>
    <w:p>
      <w:pPr>
        <w:pStyle w:val="ListNumber"/>
        <w:spacing w:after="60" w:line="252" w:lineRule="auto"/>
      </w:pPr>
      <w:r>
        <w:t>Incident-response contact, notification process, and escalation procedure.</w:t>
      </w:r>
    </w:p>
    <w:p>
      <w:pPr>
        <w:pStyle w:val="ListNumber"/>
        <w:spacing w:after="60" w:line="252" w:lineRule="auto"/>
      </w:pPr>
      <w:r>
        <w:t>SOC 2 status and expected delivery date for Type I and Type II reports, if applicable.</w:t>
      </w:r>
    </w:p>
    <w:p>
      <w:pPr>
        <w:pStyle w:val="Heading1"/>
        <w:spacing w:after="120" w:line="252" w:lineRule="auto"/>
      </w:pPr>
      <w:r>
        <w:t>18. Survival and Interpretation</w:t>
      </w:r>
    </w:p>
    <w:p>
      <w:pPr>
        <w:spacing w:after="120" w:line="252" w:lineRule="auto"/>
      </w:pPr>
      <w:r>
        <w:t>The confidentiality, deletion, audit, incident-response, non-training, non-use, return/export, and security obligations in this Exhibit shall survive termination for so long as Provider or any Subprocessor retains Customer Content. Ambiguities shall be interpreted to protect Customer Content and to require the more protective control where two controls conflict.</w:t>
      </w:r>
    </w:p>
    <w:p>
      <w:pPr>
        <w:spacing w:after="120" w:line="252" w:lineRule="auto"/>
      </w:pPr>
      <w:r>
        <w:t>End of Exhibit A.</w:t>
      </w:r>
    </w:p>
    <w:sectPr>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Confidential - Draft for Vendor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Customer-Proposed Exhibit A - Information Security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eastAsia="Aptos"/>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w:hAnsi="Aptos" w:eastAsia="Aptos"/>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eastAsia="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